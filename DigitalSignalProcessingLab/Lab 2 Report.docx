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AC72AE" w14:textId="77777777" w:rsidR="0081604D" w:rsidRDefault="006C7C9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ELC 433-L1</w:t>
      </w:r>
    </w:p>
    <w:p w14:paraId="6DB856BF" w14:textId="77777777" w:rsidR="0081604D" w:rsidRDefault="006C7C9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Lab 2 - Discrete-Time Fourier Transform</w:t>
      </w:r>
    </w:p>
    <w:p w14:paraId="53E4DFE9" w14:textId="77777777" w:rsidR="0081604D" w:rsidRDefault="006C7C9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Brian Worts and Chris Jenson</w:t>
      </w:r>
    </w:p>
    <w:p w14:paraId="0E6ED7AC" w14:textId="4143F49C" w:rsidR="0081604D" w:rsidRDefault="006C7C9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r w:rsidR="009F3044">
        <w:rPr>
          <w:rFonts w:ascii="Times New Roman" w:eastAsia="Times New Roman" w:hAnsi="Times New Roman" w:cs="Times New Roman"/>
          <w:sz w:val="24"/>
          <w:szCs w:val="24"/>
        </w:rPr>
        <w:t>9</w:t>
      </w:r>
      <w:r>
        <w:rPr>
          <w:rFonts w:ascii="Times New Roman" w:eastAsia="Times New Roman" w:hAnsi="Times New Roman" w:cs="Times New Roman"/>
          <w:sz w:val="24"/>
          <w:szCs w:val="24"/>
        </w:rPr>
        <w:t>/20</w:t>
      </w:r>
    </w:p>
    <w:p w14:paraId="4D5495C9" w14:textId="77777777" w:rsidR="0081604D" w:rsidRDefault="0081604D">
      <w:pPr>
        <w:spacing w:line="480" w:lineRule="auto"/>
        <w:rPr>
          <w:rFonts w:ascii="Times New Roman" w:eastAsia="Times New Roman" w:hAnsi="Times New Roman" w:cs="Times New Roman"/>
          <w:sz w:val="24"/>
          <w:szCs w:val="24"/>
        </w:rPr>
      </w:pPr>
    </w:p>
    <w:p w14:paraId="4103119E" w14:textId="77777777" w:rsidR="0081604D" w:rsidRDefault="006C7C9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0DFD0CAA" wp14:editId="3FDB97C5">
            <wp:extent cx="2000250" cy="20002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000250" cy="2000250"/>
                    </a:xfrm>
                    <a:prstGeom prst="rect">
                      <a:avLst/>
                    </a:prstGeom>
                    <a:ln/>
                  </pic:spPr>
                </pic:pic>
              </a:graphicData>
            </a:graphic>
          </wp:inline>
        </w:drawing>
      </w:r>
    </w:p>
    <w:p w14:paraId="2DC7ACD2" w14:textId="77777777" w:rsidR="0081604D" w:rsidRDefault="0081604D">
      <w:pPr>
        <w:spacing w:line="480" w:lineRule="auto"/>
        <w:rPr>
          <w:rFonts w:ascii="Times New Roman" w:eastAsia="Times New Roman" w:hAnsi="Times New Roman" w:cs="Times New Roman"/>
          <w:sz w:val="24"/>
          <w:szCs w:val="24"/>
        </w:rPr>
      </w:pPr>
    </w:p>
    <w:p w14:paraId="603DC6A2" w14:textId="77777777" w:rsidR="0081604D" w:rsidRDefault="0081604D">
      <w:pPr>
        <w:spacing w:line="480" w:lineRule="auto"/>
        <w:rPr>
          <w:rFonts w:ascii="Times New Roman" w:eastAsia="Times New Roman" w:hAnsi="Times New Roman" w:cs="Times New Roman"/>
          <w:sz w:val="24"/>
          <w:szCs w:val="24"/>
        </w:rPr>
      </w:pPr>
    </w:p>
    <w:p w14:paraId="3CFA2698" w14:textId="77777777" w:rsidR="0081604D" w:rsidRDefault="0081604D">
      <w:pPr>
        <w:spacing w:line="480" w:lineRule="auto"/>
        <w:rPr>
          <w:rFonts w:ascii="Times New Roman" w:eastAsia="Times New Roman" w:hAnsi="Times New Roman" w:cs="Times New Roman"/>
          <w:sz w:val="24"/>
          <w:szCs w:val="24"/>
        </w:rPr>
      </w:pPr>
    </w:p>
    <w:p w14:paraId="63A764B7" w14:textId="77777777" w:rsidR="0081604D" w:rsidRDefault="0081604D">
      <w:pPr>
        <w:spacing w:line="480" w:lineRule="auto"/>
        <w:rPr>
          <w:rFonts w:ascii="Times New Roman" w:eastAsia="Times New Roman" w:hAnsi="Times New Roman" w:cs="Times New Roman"/>
          <w:sz w:val="24"/>
          <w:szCs w:val="24"/>
        </w:rPr>
      </w:pPr>
    </w:p>
    <w:p w14:paraId="27CFB5F8" w14:textId="77777777" w:rsidR="0081604D" w:rsidRDefault="0081604D">
      <w:pPr>
        <w:spacing w:line="480" w:lineRule="auto"/>
        <w:rPr>
          <w:rFonts w:ascii="Times New Roman" w:eastAsia="Times New Roman" w:hAnsi="Times New Roman" w:cs="Times New Roman"/>
          <w:sz w:val="24"/>
          <w:szCs w:val="24"/>
        </w:rPr>
      </w:pPr>
    </w:p>
    <w:p w14:paraId="6684BDBD" w14:textId="77777777" w:rsidR="0081604D" w:rsidRDefault="0081604D">
      <w:pPr>
        <w:spacing w:line="480" w:lineRule="auto"/>
        <w:rPr>
          <w:rFonts w:ascii="Times New Roman" w:eastAsia="Times New Roman" w:hAnsi="Times New Roman" w:cs="Times New Roman"/>
          <w:sz w:val="24"/>
          <w:szCs w:val="24"/>
        </w:rPr>
      </w:pPr>
    </w:p>
    <w:p w14:paraId="0D6FE2EA" w14:textId="77777777" w:rsidR="0081604D" w:rsidRDefault="0081604D">
      <w:pPr>
        <w:spacing w:line="480" w:lineRule="auto"/>
        <w:rPr>
          <w:rFonts w:ascii="Times New Roman" w:eastAsia="Times New Roman" w:hAnsi="Times New Roman" w:cs="Times New Roman"/>
          <w:sz w:val="24"/>
          <w:szCs w:val="24"/>
        </w:rPr>
      </w:pPr>
    </w:p>
    <w:p w14:paraId="1860EA06" w14:textId="77777777" w:rsidR="0081604D" w:rsidRDefault="0081604D">
      <w:pPr>
        <w:spacing w:line="480" w:lineRule="auto"/>
        <w:rPr>
          <w:rFonts w:ascii="Times New Roman" w:eastAsia="Times New Roman" w:hAnsi="Times New Roman" w:cs="Times New Roman"/>
          <w:sz w:val="24"/>
          <w:szCs w:val="24"/>
        </w:rPr>
      </w:pPr>
    </w:p>
    <w:p w14:paraId="58FEB8CD" w14:textId="77777777" w:rsidR="0081604D" w:rsidRDefault="0081604D">
      <w:pPr>
        <w:spacing w:line="480" w:lineRule="auto"/>
        <w:rPr>
          <w:rFonts w:ascii="Times New Roman" w:eastAsia="Times New Roman" w:hAnsi="Times New Roman" w:cs="Times New Roman"/>
          <w:sz w:val="24"/>
          <w:szCs w:val="24"/>
        </w:rPr>
      </w:pPr>
    </w:p>
    <w:p w14:paraId="3F047B65" w14:textId="77777777" w:rsidR="0081604D" w:rsidRDefault="0081604D">
      <w:pPr>
        <w:spacing w:line="480" w:lineRule="auto"/>
        <w:rPr>
          <w:rFonts w:ascii="Times New Roman" w:eastAsia="Times New Roman" w:hAnsi="Times New Roman" w:cs="Times New Roman"/>
          <w:sz w:val="24"/>
          <w:szCs w:val="24"/>
        </w:rPr>
      </w:pPr>
    </w:p>
    <w:p w14:paraId="29FEB340" w14:textId="6157DFB7" w:rsidR="0081604D" w:rsidRDefault="0081604D">
      <w:pPr>
        <w:spacing w:line="480" w:lineRule="auto"/>
        <w:rPr>
          <w:rFonts w:ascii="Times New Roman" w:eastAsia="Times New Roman" w:hAnsi="Times New Roman" w:cs="Times New Roman"/>
          <w:sz w:val="24"/>
          <w:szCs w:val="24"/>
        </w:rPr>
      </w:pPr>
    </w:p>
    <w:p w14:paraId="032E64BF" w14:textId="77777777" w:rsidR="000220FF" w:rsidRDefault="000220FF">
      <w:pPr>
        <w:spacing w:line="480" w:lineRule="auto"/>
        <w:rPr>
          <w:rFonts w:ascii="Times New Roman" w:eastAsia="Times New Roman" w:hAnsi="Times New Roman" w:cs="Times New Roman"/>
          <w:sz w:val="24"/>
          <w:szCs w:val="24"/>
        </w:rPr>
      </w:pPr>
    </w:p>
    <w:p w14:paraId="2B2F64C2" w14:textId="77777777" w:rsidR="0081604D" w:rsidRDefault="006C7C99">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Introduction:</w:t>
      </w:r>
    </w:p>
    <w:p w14:paraId="54393D64" w14:textId="5862291A" w:rsidR="0081604D" w:rsidRDefault="006C7C99" w:rsidP="0045316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lab built upon the fundamentals reviewed in the previous lab to analyze Discrete-Time Fourier Transforms (DTFT). The Fourier Transform is a key tool in understanding how we perceive time, send modulated info, the behavior of linear circuits, and even the Heisenberg Uncertainty Principle. It was also important to understand the relationship between the DTFT and the Discrete Fourier Transform (DFT). The DFT is the DTFT for a finite duration but sampled at uniformly spaced frequencies. From there, the relationship between the DFT and the Fast Fourier Transform (FFT) was analyzed. FFT is for a finite sequence of N points, and it is used to identify the number and frequency of sinusoidal components and or to identify the general spectral shape of a noise-like signal. An understanding of how to use the FFT to analyze discrete-time signals in the frequency domain was acquired.</w:t>
      </w:r>
    </w:p>
    <w:p w14:paraId="32F51A24" w14:textId="77777777" w:rsidR="0081604D" w:rsidRDefault="0081604D">
      <w:pPr>
        <w:spacing w:line="480" w:lineRule="auto"/>
        <w:rPr>
          <w:rFonts w:ascii="Times New Roman" w:eastAsia="Times New Roman" w:hAnsi="Times New Roman" w:cs="Times New Roman"/>
          <w:b/>
          <w:sz w:val="24"/>
          <w:szCs w:val="24"/>
          <w:u w:val="single"/>
        </w:rPr>
      </w:pPr>
    </w:p>
    <w:p w14:paraId="7FF8B7BB" w14:textId="77777777" w:rsidR="0081604D" w:rsidRDefault="006C7C99">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Procedure:</w:t>
      </w:r>
    </w:p>
    <w:p w14:paraId="03AD8D47" w14:textId="5B39EDBC" w:rsidR="0081604D" w:rsidRDefault="006C7C99" w:rsidP="0045316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lab consisted of eleven different steps. Step 1 was to use the given signal information to first compute the DTFT of the sequence using paper and pen. Then to compute the complex magnitude of the DTFT. Step 2 was using MATLAB to plot the sequence for the n=[0,199], the resulting graph can be seen in results. Step 3 was plotting the function obtained in Step 1 for the interval of [0,2pi] and at 1024 angles.</w:t>
      </w:r>
    </w:p>
    <w:p w14:paraId="34119883" w14:textId="77777777" w:rsidR="0081604D" w:rsidRDefault="006C7C9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Step 4 used the MATLAB </w:t>
      </w:r>
      <w:proofErr w:type="spellStart"/>
      <w:r>
        <w:rPr>
          <w:rFonts w:ascii="Times New Roman" w:eastAsia="Times New Roman" w:hAnsi="Times New Roman" w:cs="Times New Roman"/>
          <w:sz w:val="24"/>
          <w:szCs w:val="24"/>
        </w:rPr>
        <w:t>fft</w:t>
      </w:r>
      <w:proofErr w:type="spellEnd"/>
      <w:r>
        <w:rPr>
          <w:rFonts w:ascii="Times New Roman" w:eastAsia="Times New Roman" w:hAnsi="Times New Roman" w:cs="Times New Roman"/>
          <w:sz w:val="24"/>
          <w:szCs w:val="24"/>
        </w:rPr>
        <w:t>() function. It internally pads the sequence with zeroes before doing the operation. The results were plotted and were compared to the results from Steps 3 &amp; 4. Step 5 is answered in the Results Questions section.</w:t>
      </w:r>
    </w:p>
    <w:p w14:paraId="2214AA84" w14:textId="77777777" w:rsidR="0081604D" w:rsidRDefault="006C7C9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Step 6 was to do the FFT with N=256, a sequence was created. The resulting sum of vectors was plotted. Step 7 took the FFT of the length 256 sequence. The stem() and abs() </w:t>
      </w:r>
      <w:r>
        <w:rPr>
          <w:rFonts w:ascii="Times New Roman" w:eastAsia="Times New Roman" w:hAnsi="Times New Roman" w:cs="Times New Roman"/>
          <w:sz w:val="24"/>
          <w:szCs w:val="24"/>
        </w:rPr>
        <w:lastRenderedPageBreak/>
        <w:t>function were applied and then it was plotted again with only the first 128 samples. The plot was then separated into real and imaginary components.</w:t>
      </w:r>
    </w:p>
    <w:p w14:paraId="0DDE4407" w14:textId="77777777" w:rsidR="0081604D" w:rsidRDefault="006C7C99">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ab/>
        <w:t>Step 8 computed and plotted another sinusoidal based on the given criteria. Step 9 was to analyze the plot. It is visible that the FFT is a sampled version of the DTFT. It is a DTFT signal which is the sine wave multiplied by a rectangular window function. Step 11 was hand drawing the given sketch.</w:t>
      </w:r>
    </w:p>
    <w:p w14:paraId="22E46B41" w14:textId="77777777" w:rsidR="0081604D" w:rsidRDefault="0081604D">
      <w:pPr>
        <w:spacing w:line="480" w:lineRule="auto"/>
        <w:rPr>
          <w:rFonts w:ascii="Times New Roman" w:eastAsia="Times New Roman" w:hAnsi="Times New Roman" w:cs="Times New Roman"/>
          <w:b/>
          <w:sz w:val="24"/>
          <w:szCs w:val="24"/>
          <w:u w:val="single"/>
        </w:rPr>
      </w:pPr>
    </w:p>
    <w:p w14:paraId="2FF3649F" w14:textId="77777777" w:rsidR="0081604D" w:rsidRDefault="0081604D">
      <w:pPr>
        <w:spacing w:line="480" w:lineRule="auto"/>
        <w:rPr>
          <w:rFonts w:ascii="Times New Roman" w:eastAsia="Times New Roman" w:hAnsi="Times New Roman" w:cs="Times New Roman"/>
          <w:b/>
          <w:sz w:val="24"/>
          <w:szCs w:val="24"/>
          <w:u w:val="single"/>
        </w:rPr>
      </w:pPr>
    </w:p>
    <w:p w14:paraId="2767F098" w14:textId="77777777" w:rsidR="0081604D" w:rsidRDefault="0081604D">
      <w:pPr>
        <w:spacing w:line="480" w:lineRule="auto"/>
        <w:rPr>
          <w:rFonts w:ascii="Times New Roman" w:eastAsia="Times New Roman" w:hAnsi="Times New Roman" w:cs="Times New Roman"/>
          <w:b/>
          <w:sz w:val="24"/>
          <w:szCs w:val="24"/>
          <w:u w:val="single"/>
        </w:rPr>
      </w:pPr>
    </w:p>
    <w:p w14:paraId="5985BFF9" w14:textId="77777777" w:rsidR="0081604D" w:rsidRDefault="0081604D">
      <w:pPr>
        <w:spacing w:line="480" w:lineRule="auto"/>
        <w:rPr>
          <w:rFonts w:ascii="Times New Roman" w:eastAsia="Times New Roman" w:hAnsi="Times New Roman" w:cs="Times New Roman"/>
          <w:b/>
          <w:sz w:val="24"/>
          <w:szCs w:val="24"/>
          <w:u w:val="single"/>
        </w:rPr>
      </w:pPr>
    </w:p>
    <w:p w14:paraId="7B229B9B" w14:textId="77777777" w:rsidR="0081604D" w:rsidRDefault="0081604D">
      <w:pPr>
        <w:spacing w:line="480" w:lineRule="auto"/>
        <w:rPr>
          <w:rFonts w:ascii="Times New Roman" w:eastAsia="Times New Roman" w:hAnsi="Times New Roman" w:cs="Times New Roman"/>
          <w:b/>
          <w:sz w:val="24"/>
          <w:szCs w:val="24"/>
          <w:u w:val="single"/>
        </w:rPr>
      </w:pPr>
    </w:p>
    <w:p w14:paraId="79B87594" w14:textId="77777777" w:rsidR="0081604D" w:rsidRDefault="0081604D">
      <w:pPr>
        <w:spacing w:line="480" w:lineRule="auto"/>
        <w:rPr>
          <w:rFonts w:ascii="Times New Roman" w:eastAsia="Times New Roman" w:hAnsi="Times New Roman" w:cs="Times New Roman"/>
          <w:b/>
          <w:sz w:val="24"/>
          <w:szCs w:val="24"/>
          <w:u w:val="single"/>
        </w:rPr>
      </w:pPr>
    </w:p>
    <w:p w14:paraId="34839ABD" w14:textId="77777777" w:rsidR="0081604D" w:rsidRDefault="0081604D">
      <w:pPr>
        <w:spacing w:line="480" w:lineRule="auto"/>
        <w:rPr>
          <w:rFonts w:ascii="Times New Roman" w:eastAsia="Times New Roman" w:hAnsi="Times New Roman" w:cs="Times New Roman"/>
          <w:b/>
          <w:sz w:val="24"/>
          <w:szCs w:val="24"/>
          <w:u w:val="single"/>
        </w:rPr>
      </w:pPr>
    </w:p>
    <w:p w14:paraId="37D414C2" w14:textId="77777777" w:rsidR="0081604D" w:rsidRDefault="0081604D">
      <w:pPr>
        <w:spacing w:line="480" w:lineRule="auto"/>
        <w:rPr>
          <w:rFonts w:ascii="Times New Roman" w:eastAsia="Times New Roman" w:hAnsi="Times New Roman" w:cs="Times New Roman"/>
          <w:b/>
          <w:sz w:val="24"/>
          <w:szCs w:val="24"/>
          <w:u w:val="single"/>
        </w:rPr>
      </w:pPr>
    </w:p>
    <w:p w14:paraId="5E2D36FC" w14:textId="77777777" w:rsidR="0081604D" w:rsidRDefault="0081604D">
      <w:pPr>
        <w:spacing w:line="480" w:lineRule="auto"/>
        <w:rPr>
          <w:rFonts w:ascii="Times New Roman" w:eastAsia="Times New Roman" w:hAnsi="Times New Roman" w:cs="Times New Roman"/>
          <w:b/>
          <w:sz w:val="24"/>
          <w:szCs w:val="24"/>
          <w:u w:val="single"/>
        </w:rPr>
      </w:pPr>
    </w:p>
    <w:p w14:paraId="07A33997" w14:textId="77777777" w:rsidR="0081604D" w:rsidRDefault="0081604D">
      <w:pPr>
        <w:spacing w:line="480" w:lineRule="auto"/>
        <w:rPr>
          <w:rFonts w:ascii="Times New Roman" w:eastAsia="Times New Roman" w:hAnsi="Times New Roman" w:cs="Times New Roman"/>
          <w:b/>
          <w:sz w:val="24"/>
          <w:szCs w:val="24"/>
          <w:u w:val="single"/>
        </w:rPr>
      </w:pPr>
    </w:p>
    <w:p w14:paraId="1BE519BE" w14:textId="77777777" w:rsidR="0081604D" w:rsidRDefault="0081604D">
      <w:pPr>
        <w:spacing w:line="480" w:lineRule="auto"/>
        <w:rPr>
          <w:rFonts w:ascii="Times New Roman" w:eastAsia="Times New Roman" w:hAnsi="Times New Roman" w:cs="Times New Roman"/>
          <w:b/>
          <w:sz w:val="24"/>
          <w:szCs w:val="24"/>
          <w:u w:val="single"/>
        </w:rPr>
      </w:pPr>
    </w:p>
    <w:p w14:paraId="3F19573B" w14:textId="77777777" w:rsidR="0081604D" w:rsidRDefault="0081604D">
      <w:pPr>
        <w:spacing w:line="480" w:lineRule="auto"/>
        <w:rPr>
          <w:rFonts w:ascii="Times New Roman" w:eastAsia="Times New Roman" w:hAnsi="Times New Roman" w:cs="Times New Roman"/>
          <w:b/>
          <w:sz w:val="24"/>
          <w:szCs w:val="24"/>
          <w:u w:val="single"/>
        </w:rPr>
      </w:pPr>
    </w:p>
    <w:p w14:paraId="4A3437AB" w14:textId="77777777" w:rsidR="0081604D" w:rsidRDefault="0081604D">
      <w:pPr>
        <w:spacing w:line="480" w:lineRule="auto"/>
        <w:rPr>
          <w:rFonts w:ascii="Times New Roman" w:eastAsia="Times New Roman" w:hAnsi="Times New Roman" w:cs="Times New Roman"/>
          <w:b/>
          <w:sz w:val="24"/>
          <w:szCs w:val="24"/>
          <w:u w:val="single"/>
        </w:rPr>
      </w:pPr>
    </w:p>
    <w:p w14:paraId="50486EAA" w14:textId="25DBB121" w:rsidR="0081604D" w:rsidRDefault="0081604D">
      <w:pPr>
        <w:spacing w:line="480" w:lineRule="auto"/>
        <w:rPr>
          <w:rFonts w:ascii="Times New Roman" w:eastAsia="Times New Roman" w:hAnsi="Times New Roman" w:cs="Times New Roman"/>
          <w:b/>
          <w:sz w:val="24"/>
          <w:szCs w:val="24"/>
          <w:u w:val="single"/>
        </w:rPr>
      </w:pPr>
    </w:p>
    <w:p w14:paraId="78270C3D" w14:textId="0D0D7B6C" w:rsidR="000220FF" w:rsidRDefault="000220FF">
      <w:pPr>
        <w:spacing w:line="480" w:lineRule="auto"/>
        <w:rPr>
          <w:rFonts w:ascii="Times New Roman" w:eastAsia="Times New Roman" w:hAnsi="Times New Roman" w:cs="Times New Roman"/>
          <w:b/>
          <w:sz w:val="24"/>
          <w:szCs w:val="24"/>
          <w:u w:val="single"/>
        </w:rPr>
      </w:pPr>
    </w:p>
    <w:p w14:paraId="59448A11" w14:textId="357191FB" w:rsidR="000220FF" w:rsidRDefault="000220FF">
      <w:pPr>
        <w:spacing w:line="480" w:lineRule="auto"/>
        <w:rPr>
          <w:rFonts w:ascii="Times New Roman" w:eastAsia="Times New Roman" w:hAnsi="Times New Roman" w:cs="Times New Roman"/>
          <w:b/>
          <w:sz w:val="24"/>
          <w:szCs w:val="24"/>
          <w:u w:val="single"/>
        </w:rPr>
      </w:pPr>
    </w:p>
    <w:p w14:paraId="60FA21EC" w14:textId="77777777" w:rsidR="000220FF" w:rsidRDefault="000220FF">
      <w:pPr>
        <w:spacing w:line="480" w:lineRule="auto"/>
        <w:rPr>
          <w:rFonts w:ascii="Times New Roman" w:eastAsia="Times New Roman" w:hAnsi="Times New Roman" w:cs="Times New Roman"/>
          <w:b/>
          <w:sz w:val="24"/>
          <w:szCs w:val="24"/>
          <w:u w:val="single"/>
        </w:rPr>
      </w:pPr>
    </w:p>
    <w:p w14:paraId="05CA5DE8" w14:textId="19656D7C" w:rsidR="0081604D" w:rsidRDefault="006C7C99">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Results:</w:t>
      </w:r>
    </w:p>
    <w:p w14:paraId="6325EDBC" w14:textId="1D24D4A3" w:rsidR="00A1756A" w:rsidRDefault="00A1756A">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Part 1</w:t>
      </w:r>
    </w:p>
    <w:p w14:paraId="28FE3DDE" w14:textId="6CA190FC" w:rsidR="00A1756A" w:rsidRPr="00A1756A" w:rsidRDefault="00A1756A" w:rsidP="00A1756A">
      <w:pPr>
        <w:spacing w:line="48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US"/>
        </w:rPr>
        <w:drawing>
          <wp:inline distT="0" distB="0" distL="0" distR="0" wp14:anchorId="4BC4D631" wp14:editId="4CD224C0">
            <wp:extent cx="5835935" cy="5542895"/>
            <wp:effectExtent l="0" t="5715" r="698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5251" r="25224"/>
                    <a:stretch/>
                  </pic:blipFill>
                  <pic:spPr bwMode="auto">
                    <a:xfrm rot="5400000">
                      <a:off x="0" y="0"/>
                      <a:ext cx="5861872" cy="5567530"/>
                    </a:xfrm>
                    <a:prstGeom prst="rect">
                      <a:avLst/>
                    </a:prstGeom>
                    <a:noFill/>
                    <a:ln>
                      <a:noFill/>
                    </a:ln>
                    <a:extLst>
                      <a:ext uri="{53640926-AAD7-44D8-BBD7-CCE9431645EC}">
                        <a14:shadowObscured xmlns:a14="http://schemas.microsoft.com/office/drawing/2010/main"/>
                      </a:ext>
                    </a:extLst>
                  </pic:spPr>
                </pic:pic>
              </a:graphicData>
            </a:graphic>
          </wp:inline>
        </w:drawing>
      </w:r>
    </w:p>
    <w:p w14:paraId="76A84DF5" w14:textId="77777777" w:rsidR="00DC19FD" w:rsidRDefault="00DC19FD">
      <w:pPr>
        <w:spacing w:line="480" w:lineRule="auto"/>
        <w:rPr>
          <w:rFonts w:ascii="Times New Roman" w:eastAsia="Times New Roman" w:hAnsi="Times New Roman" w:cs="Times New Roman"/>
          <w:bCs/>
          <w:sz w:val="24"/>
          <w:szCs w:val="24"/>
        </w:rPr>
      </w:pPr>
    </w:p>
    <w:p w14:paraId="3B123596" w14:textId="77777777" w:rsidR="00DC19FD" w:rsidRDefault="00DC19FD">
      <w:pPr>
        <w:spacing w:line="480" w:lineRule="auto"/>
        <w:rPr>
          <w:rFonts w:ascii="Times New Roman" w:eastAsia="Times New Roman" w:hAnsi="Times New Roman" w:cs="Times New Roman"/>
          <w:bCs/>
          <w:sz w:val="24"/>
          <w:szCs w:val="24"/>
        </w:rPr>
      </w:pPr>
    </w:p>
    <w:p w14:paraId="14A83A79" w14:textId="77777777" w:rsidR="00DC19FD" w:rsidRDefault="00DC19FD">
      <w:pPr>
        <w:spacing w:line="480" w:lineRule="auto"/>
        <w:rPr>
          <w:rFonts w:ascii="Times New Roman" w:eastAsia="Times New Roman" w:hAnsi="Times New Roman" w:cs="Times New Roman"/>
          <w:bCs/>
          <w:sz w:val="24"/>
          <w:szCs w:val="24"/>
        </w:rPr>
      </w:pPr>
    </w:p>
    <w:p w14:paraId="3C969F50" w14:textId="77777777" w:rsidR="00DC19FD" w:rsidRDefault="00DC19FD">
      <w:pPr>
        <w:spacing w:line="480" w:lineRule="auto"/>
        <w:rPr>
          <w:rFonts w:ascii="Times New Roman" w:eastAsia="Times New Roman" w:hAnsi="Times New Roman" w:cs="Times New Roman"/>
          <w:bCs/>
          <w:sz w:val="24"/>
          <w:szCs w:val="24"/>
        </w:rPr>
      </w:pPr>
    </w:p>
    <w:p w14:paraId="28237D7F" w14:textId="14D7F9CB" w:rsidR="000220FF" w:rsidRDefault="000220FF">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Part 2</w:t>
      </w:r>
    </w:p>
    <w:p w14:paraId="747C9BCE" w14:textId="46D96DA2" w:rsidR="000220FF" w:rsidRDefault="000220FF" w:rsidP="000220FF">
      <w:pPr>
        <w:spacing w:line="480" w:lineRule="auto"/>
        <w:jc w:val="center"/>
        <w:rPr>
          <w:rFonts w:ascii="Times New Roman" w:eastAsia="Times New Roman" w:hAnsi="Times New Roman" w:cs="Times New Roman"/>
          <w:bCs/>
          <w:sz w:val="24"/>
          <w:szCs w:val="24"/>
        </w:rPr>
      </w:pPr>
      <w:r w:rsidRPr="000220FF">
        <w:rPr>
          <w:rFonts w:ascii="Times New Roman" w:eastAsia="Times New Roman" w:hAnsi="Times New Roman" w:cs="Times New Roman"/>
          <w:bCs/>
          <w:noProof/>
          <w:sz w:val="24"/>
          <w:szCs w:val="24"/>
          <w:lang w:val="en-US"/>
        </w:rPr>
        <w:drawing>
          <wp:inline distT="0" distB="0" distL="0" distR="0" wp14:anchorId="465C7EC4" wp14:editId="606A7146">
            <wp:extent cx="4392327" cy="3572540"/>
            <wp:effectExtent l="0" t="0" r="825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3807" cy="3606278"/>
                    </a:xfrm>
                    <a:prstGeom prst="rect">
                      <a:avLst/>
                    </a:prstGeom>
                  </pic:spPr>
                </pic:pic>
              </a:graphicData>
            </a:graphic>
          </wp:inline>
        </w:drawing>
      </w:r>
    </w:p>
    <w:p w14:paraId="1E4FBA11" w14:textId="5746C362" w:rsidR="000220FF" w:rsidRDefault="000220FF" w:rsidP="000220FF">
      <w:pPr>
        <w:spacing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Part 3</w:t>
      </w:r>
    </w:p>
    <w:p w14:paraId="50C27D83" w14:textId="5CBE0D0C" w:rsidR="000220FF" w:rsidRPr="000220FF" w:rsidRDefault="000220FF" w:rsidP="000220FF">
      <w:pPr>
        <w:spacing w:line="480" w:lineRule="auto"/>
        <w:jc w:val="center"/>
        <w:rPr>
          <w:rFonts w:ascii="Times New Roman" w:eastAsia="Times New Roman" w:hAnsi="Times New Roman" w:cs="Times New Roman"/>
          <w:bCs/>
          <w:sz w:val="24"/>
          <w:szCs w:val="24"/>
        </w:rPr>
      </w:pPr>
      <w:r w:rsidRPr="000220FF">
        <w:rPr>
          <w:rFonts w:ascii="Times New Roman" w:eastAsia="Times New Roman" w:hAnsi="Times New Roman" w:cs="Times New Roman"/>
          <w:bCs/>
          <w:noProof/>
          <w:sz w:val="24"/>
          <w:szCs w:val="24"/>
          <w:lang w:val="en-US"/>
        </w:rPr>
        <w:drawing>
          <wp:inline distT="0" distB="0" distL="0" distR="0" wp14:anchorId="02076C51" wp14:editId="5FEFD9CD">
            <wp:extent cx="4476307" cy="3584649"/>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5265" cy="3623855"/>
                    </a:xfrm>
                    <a:prstGeom prst="rect">
                      <a:avLst/>
                    </a:prstGeom>
                  </pic:spPr>
                </pic:pic>
              </a:graphicData>
            </a:graphic>
          </wp:inline>
        </w:drawing>
      </w:r>
    </w:p>
    <w:p w14:paraId="16F80729" w14:textId="04B54E20" w:rsidR="000220FF" w:rsidRDefault="000220FF">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Part 4</w:t>
      </w:r>
    </w:p>
    <w:p w14:paraId="3A82D2C7" w14:textId="3E8867B9" w:rsidR="000220FF" w:rsidRDefault="000220FF" w:rsidP="000220FF">
      <w:pPr>
        <w:spacing w:line="480" w:lineRule="auto"/>
        <w:jc w:val="center"/>
        <w:rPr>
          <w:rFonts w:ascii="Times New Roman" w:eastAsia="Times New Roman" w:hAnsi="Times New Roman" w:cs="Times New Roman"/>
          <w:sz w:val="24"/>
          <w:szCs w:val="24"/>
        </w:rPr>
      </w:pPr>
      <w:r w:rsidRPr="000220FF">
        <w:rPr>
          <w:rFonts w:ascii="Times New Roman" w:eastAsia="Times New Roman" w:hAnsi="Times New Roman" w:cs="Times New Roman"/>
          <w:noProof/>
          <w:sz w:val="24"/>
          <w:szCs w:val="24"/>
          <w:lang w:val="en-US"/>
        </w:rPr>
        <w:drawing>
          <wp:inline distT="0" distB="0" distL="0" distR="0" wp14:anchorId="5C880FA2" wp14:editId="35CBBCF5">
            <wp:extent cx="5279106" cy="422112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8185" cy="4244378"/>
                    </a:xfrm>
                    <a:prstGeom prst="rect">
                      <a:avLst/>
                    </a:prstGeom>
                  </pic:spPr>
                </pic:pic>
              </a:graphicData>
            </a:graphic>
          </wp:inline>
        </w:drawing>
      </w:r>
    </w:p>
    <w:p w14:paraId="3F814135" w14:textId="68015A74" w:rsidR="0081604D" w:rsidRDefault="006C7C9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 5</w:t>
      </w:r>
    </w:p>
    <w:p w14:paraId="5CAF635F" w14:textId="77777777" w:rsidR="0081604D" w:rsidRDefault="006C7C99">
      <w:pPr>
        <w:numPr>
          <w:ilvl w:val="0"/>
          <w:numId w:val="2"/>
        </w:numPr>
      </w:pPr>
      <w:r>
        <w:t>Questions</w:t>
      </w:r>
    </w:p>
    <w:p w14:paraId="4F841A8A" w14:textId="77777777" w:rsidR="0081604D" w:rsidRDefault="006C7C99">
      <w:pPr>
        <w:numPr>
          <w:ilvl w:val="1"/>
          <w:numId w:val="2"/>
        </w:numPr>
      </w:pPr>
      <w:r>
        <w:t>Note that the FTT of the truncated sequence seems to match the DTFT of the infinite length sequence quite well. Why do you think that is?</w:t>
      </w:r>
    </w:p>
    <w:p w14:paraId="19FAF09C" w14:textId="7C4DCEF4" w:rsidR="0081604D" w:rsidRDefault="00036274">
      <w:pPr>
        <w:numPr>
          <w:ilvl w:val="2"/>
          <w:numId w:val="2"/>
        </w:numPr>
        <w:rPr>
          <w:ins w:id="0" w:author="Larry Pearlstein" w:date="2020-11-22T12:16:00Z"/>
        </w:rPr>
      </w:pPr>
      <w:r>
        <w:t>The truncated sequence seems to match</w:t>
      </w:r>
      <w:r w:rsidR="006C7C99">
        <w:t xml:space="preserve"> the DTFT</w:t>
      </w:r>
      <w:r>
        <w:t xml:space="preserve"> because the frequency response repeats with every interval of 2pi. This means that </w:t>
      </w:r>
      <w:r w:rsidR="006C7C99">
        <w:t xml:space="preserve">the truncated portion removed a </w:t>
      </w:r>
      <w:r>
        <w:t>repeat of the sequence</w:t>
      </w:r>
      <w:r w:rsidR="006C7C99">
        <w:t>.</w:t>
      </w:r>
    </w:p>
    <w:p w14:paraId="500968A4" w14:textId="2B2D189B" w:rsidR="00F914ED" w:rsidRDefault="00F914ED">
      <w:pPr>
        <w:numPr>
          <w:ilvl w:val="2"/>
          <w:numId w:val="2"/>
        </w:numPr>
      </w:pPr>
      <w:ins w:id="1" w:author="Larry Pearlstein" w:date="2020-11-22T12:16:00Z">
        <w:r>
          <w:t xml:space="preserve">No, not at all!  </w:t>
        </w:r>
      </w:ins>
      <w:ins w:id="2" w:author="Larry Pearlstein" w:date="2020-11-22T12:18:00Z">
        <w:r>
          <w:t>The reason is that, in</w:t>
        </w:r>
      </w:ins>
      <w:ins w:id="3" w:author="Larry Pearlstein" w:date="2020-11-22T12:16:00Z">
        <w:r>
          <w:t xml:space="preserve"> the discrete time domain, the truncated part of the sequence represents a tiny </w:t>
        </w:r>
      </w:ins>
      <w:ins w:id="4" w:author="Larry Pearlstein" w:date="2020-11-22T12:18:00Z">
        <w:r>
          <w:t>amount of missing energy.</w:t>
        </w:r>
      </w:ins>
    </w:p>
    <w:p w14:paraId="5ED4A91D" w14:textId="77777777" w:rsidR="00036274" w:rsidRDefault="00036274"/>
    <w:p w14:paraId="0DC889EB" w14:textId="77777777" w:rsidR="00036274" w:rsidRDefault="00036274"/>
    <w:p w14:paraId="2D5A5B7B" w14:textId="77777777" w:rsidR="00036274" w:rsidRDefault="00036274"/>
    <w:p w14:paraId="4FD8A6A7" w14:textId="77777777" w:rsidR="00036274" w:rsidRDefault="00036274"/>
    <w:p w14:paraId="170FA8C7" w14:textId="77777777" w:rsidR="00036274" w:rsidRDefault="00036274"/>
    <w:p w14:paraId="4D56FD19" w14:textId="77777777" w:rsidR="00036274" w:rsidRDefault="00036274"/>
    <w:p w14:paraId="1C614676" w14:textId="77777777" w:rsidR="00036274" w:rsidRDefault="00036274"/>
    <w:p w14:paraId="4B028E89" w14:textId="77777777" w:rsidR="00036274" w:rsidRDefault="00036274"/>
    <w:p w14:paraId="26DD9230" w14:textId="77777777" w:rsidR="00036274" w:rsidRDefault="00036274"/>
    <w:p w14:paraId="6E7BBC3A" w14:textId="77777777" w:rsidR="00036274" w:rsidRDefault="00036274"/>
    <w:p w14:paraId="037CA2DC" w14:textId="77777777" w:rsidR="00036274" w:rsidRDefault="00036274"/>
    <w:p w14:paraId="2E2E35B9" w14:textId="1BF0E48C" w:rsidR="000220FF" w:rsidRDefault="000220FF">
      <w:r>
        <w:t>Part 6</w:t>
      </w:r>
    </w:p>
    <w:p w14:paraId="34280BEE" w14:textId="20C55598" w:rsidR="000220FF" w:rsidRDefault="000220FF" w:rsidP="000220FF">
      <w:pPr>
        <w:jc w:val="center"/>
      </w:pPr>
      <w:r w:rsidRPr="000220FF">
        <w:rPr>
          <w:noProof/>
          <w:lang w:val="en-US"/>
        </w:rPr>
        <w:drawing>
          <wp:inline distT="0" distB="0" distL="0" distR="0" wp14:anchorId="4D7171F3" wp14:editId="142D46EE">
            <wp:extent cx="4467849" cy="3762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849" cy="3762900"/>
                    </a:xfrm>
                    <a:prstGeom prst="rect">
                      <a:avLst/>
                    </a:prstGeom>
                  </pic:spPr>
                </pic:pic>
              </a:graphicData>
            </a:graphic>
          </wp:inline>
        </w:drawing>
      </w:r>
    </w:p>
    <w:p w14:paraId="4AED474B" w14:textId="46225546" w:rsidR="0081604D" w:rsidRDefault="006C7C99">
      <w:r>
        <w:t>Part 7</w:t>
      </w:r>
    </w:p>
    <w:p w14:paraId="5D2E13E9" w14:textId="77777777" w:rsidR="00036274" w:rsidRDefault="00036274" w:rsidP="00036274">
      <w:pPr>
        <w:ind w:left="720"/>
        <w:jc w:val="center"/>
      </w:pPr>
      <w:r w:rsidRPr="000220FF">
        <w:rPr>
          <w:noProof/>
          <w:lang w:val="en-US"/>
        </w:rPr>
        <w:lastRenderedPageBreak/>
        <w:drawing>
          <wp:inline distT="0" distB="0" distL="0" distR="0" wp14:anchorId="0B74DBBE" wp14:editId="1D1EB68F">
            <wp:extent cx="4677428" cy="3820058"/>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7428" cy="3820058"/>
                    </a:xfrm>
                    <a:prstGeom prst="rect">
                      <a:avLst/>
                    </a:prstGeom>
                  </pic:spPr>
                </pic:pic>
              </a:graphicData>
            </a:graphic>
          </wp:inline>
        </w:drawing>
      </w:r>
    </w:p>
    <w:p w14:paraId="70493D3D" w14:textId="77777777" w:rsidR="00036274" w:rsidRDefault="00036274" w:rsidP="00036274">
      <w:pPr>
        <w:ind w:left="720"/>
      </w:pPr>
    </w:p>
    <w:p w14:paraId="0BD4F20C" w14:textId="4BBEC2F0" w:rsidR="0081604D" w:rsidRDefault="006C7C99">
      <w:pPr>
        <w:numPr>
          <w:ilvl w:val="0"/>
          <w:numId w:val="1"/>
        </w:numPr>
      </w:pPr>
      <w:r>
        <w:t>Question</w:t>
      </w:r>
    </w:p>
    <w:p w14:paraId="00979139" w14:textId="5F7A98DE" w:rsidR="0081604D" w:rsidRDefault="006C7C99" w:rsidP="00036274">
      <w:pPr>
        <w:numPr>
          <w:ilvl w:val="1"/>
          <w:numId w:val="1"/>
        </w:numPr>
      </w:pPr>
      <w:r>
        <w:t>Explain all the results</w:t>
      </w:r>
      <w:r w:rsidR="00036274">
        <w:t xml:space="preserve">. </w:t>
      </w:r>
      <w:r>
        <w:t>Explain how you might interpret the FFT to determine the number of frequencies and sinusoids</w:t>
      </w:r>
    </w:p>
    <w:p w14:paraId="3382B48B" w14:textId="77777777" w:rsidR="003D0D31" w:rsidRDefault="00036274" w:rsidP="00036274">
      <w:pPr>
        <w:numPr>
          <w:ilvl w:val="2"/>
          <w:numId w:val="1"/>
        </w:numPr>
        <w:rPr>
          <w:ins w:id="5" w:author="Larry Pearlstein" w:date="2020-11-22T12:27:00Z"/>
        </w:rPr>
      </w:pPr>
      <w:r>
        <w:t>For 256</w:t>
      </w:r>
      <w:r w:rsidR="006C7C99">
        <w:t xml:space="preserve"> samples</w:t>
      </w:r>
      <w:r>
        <w:t>, each spike represents a sinusoid added to the signa</w:t>
      </w:r>
      <w:r w:rsidR="006C7C99">
        <w:t>l</w:t>
      </w:r>
      <w:r>
        <w:t xml:space="preserve">. </w:t>
      </w:r>
    </w:p>
    <w:p w14:paraId="339EB40D" w14:textId="5439B211" w:rsidR="003D0D31" w:rsidRDefault="003D0D31" w:rsidP="00036274">
      <w:pPr>
        <w:numPr>
          <w:ilvl w:val="2"/>
          <w:numId w:val="1"/>
        </w:numPr>
        <w:rPr>
          <w:ins w:id="6" w:author="Larry Pearlstein" w:date="2020-11-22T12:27:00Z"/>
        </w:rPr>
      </w:pPr>
      <w:ins w:id="7" w:author="Larry Pearlstein" w:date="2020-11-22T12:27:00Z">
        <w:r>
          <w:t>No – there is mirror symmetry.  In the 256-sample block each pair of spikes represents one sinusoid.</w:t>
        </w:r>
      </w:ins>
    </w:p>
    <w:p w14:paraId="7D475895" w14:textId="385518A1" w:rsidR="00036274" w:rsidRDefault="00036274" w:rsidP="00036274">
      <w:pPr>
        <w:numPr>
          <w:ilvl w:val="2"/>
          <w:numId w:val="1"/>
        </w:numPr>
      </w:pPr>
      <w:r>
        <w:t xml:space="preserve">The plot is reflected which accounts for the additional spikes. With 128 samples, the reflected portion </w:t>
      </w:r>
      <w:r w:rsidR="006C7C99">
        <w:t>is</w:t>
      </w:r>
      <w:r>
        <w:t xml:space="preserve"> removed. Both graphs can be used to find the frequency of the sinusoids by finding the index of the corresponding spike. The frequency can then be calculated using equation 3 from the lab handout.</w:t>
      </w:r>
      <w:r w:rsidR="00132A86">
        <w:t xml:space="preserve"> The imaginary component is shown to only have 2 points while the real has 6 points, combined, these are the points that make up the 8 spikes shown in the 256-sample graph.</w:t>
      </w:r>
    </w:p>
    <w:p w14:paraId="51AAEE41" w14:textId="00BCCD0C" w:rsidR="0081604D" w:rsidRDefault="0081604D" w:rsidP="00453163">
      <w:pPr>
        <w:jc w:val="center"/>
      </w:pPr>
    </w:p>
    <w:p w14:paraId="677B4963" w14:textId="3F5B2C1F" w:rsidR="00453163" w:rsidRDefault="0045316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 8</w:t>
      </w:r>
    </w:p>
    <w:p w14:paraId="27B87AE1" w14:textId="4AADF432" w:rsidR="00453163" w:rsidRDefault="00453163" w:rsidP="00453163">
      <w:pPr>
        <w:spacing w:line="480" w:lineRule="auto"/>
        <w:jc w:val="center"/>
        <w:rPr>
          <w:rFonts w:ascii="Times New Roman" w:eastAsia="Times New Roman" w:hAnsi="Times New Roman" w:cs="Times New Roman"/>
          <w:sz w:val="24"/>
          <w:szCs w:val="24"/>
        </w:rPr>
      </w:pPr>
      <w:r w:rsidRPr="00453163">
        <w:rPr>
          <w:rFonts w:ascii="Times New Roman" w:eastAsia="Times New Roman" w:hAnsi="Times New Roman" w:cs="Times New Roman"/>
          <w:noProof/>
          <w:sz w:val="24"/>
          <w:szCs w:val="24"/>
          <w:lang w:val="en-US"/>
        </w:rPr>
        <w:lastRenderedPageBreak/>
        <w:drawing>
          <wp:inline distT="0" distB="0" distL="0" distR="0" wp14:anchorId="0E7DFB68" wp14:editId="74287B43">
            <wp:extent cx="5401340" cy="4288003"/>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3096" cy="4305275"/>
                    </a:xfrm>
                    <a:prstGeom prst="rect">
                      <a:avLst/>
                    </a:prstGeom>
                  </pic:spPr>
                </pic:pic>
              </a:graphicData>
            </a:graphic>
          </wp:inline>
        </w:drawing>
      </w:r>
    </w:p>
    <w:p w14:paraId="5EAE1F2F" w14:textId="77777777" w:rsidR="006C7C99" w:rsidRDefault="006C7C99">
      <w:pPr>
        <w:spacing w:line="480" w:lineRule="auto"/>
        <w:rPr>
          <w:rFonts w:ascii="Times New Roman" w:eastAsia="Times New Roman" w:hAnsi="Times New Roman" w:cs="Times New Roman"/>
          <w:sz w:val="24"/>
          <w:szCs w:val="24"/>
        </w:rPr>
      </w:pPr>
    </w:p>
    <w:p w14:paraId="6E223C67" w14:textId="77777777" w:rsidR="006C7C99" w:rsidRDefault="006C7C99">
      <w:pPr>
        <w:spacing w:line="480" w:lineRule="auto"/>
        <w:rPr>
          <w:rFonts w:ascii="Times New Roman" w:eastAsia="Times New Roman" w:hAnsi="Times New Roman" w:cs="Times New Roman"/>
          <w:sz w:val="24"/>
          <w:szCs w:val="24"/>
        </w:rPr>
      </w:pPr>
    </w:p>
    <w:p w14:paraId="31079619" w14:textId="77777777" w:rsidR="00132A86" w:rsidRDefault="00132A86">
      <w:pPr>
        <w:spacing w:line="480" w:lineRule="auto"/>
        <w:rPr>
          <w:rFonts w:ascii="Times New Roman" w:eastAsia="Times New Roman" w:hAnsi="Times New Roman" w:cs="Times New Roman"/>
          <w:sz w:val="24"/>
          <w:szCs w:val="24"/>
        </w:rPr>
      </w:pPr>
    </w:p>
    <w:p w14:paraId="25831672" w14:textId="25546085" w:rsidR="0081604D" w:rsidRDefault="006C7C9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 9</w:t>
      </w:r>
    </w:p>
    <w:p w14:paraId="3100E8C2" w14:textId="77777777" w:rsidR="0081604D" w:rsidRDefault="006C7C99">
      <w:pPr>
        <w:numPr>
          <w:ilvl w:val="0"/>
          <w:numId w:val="2"/>
        </w:numPr>
      </w:pPr>
      <w:r>
        <w:t>Questions</w:t>
      </w:r>
    </w:p>
    <w:p w14:paraId="0AEE300C" w14:textId="20F385DC" w:rsidR="0081604D" w:rsidRDefault="006C7C99">
      <w:pPr>
        <w:numPr>
          <w:ilvl w:val="1"/>
          <w:numId w:val="2"/>
        </w:numPr>
      </w:pPr>
      <w:r>
        <w:t xml:space="preserve">How many sinusoids would you guess are </w:t>
      </w:r>
      <w:r w:rsidR="00453163">
        <w:t>represented?</w:t>
      </w:r>
    </w:p>
    <w:p w14:paraId="39630A2F" w14:textId="1F33CF38" w:rsidR="00A1756A" w:rsidRDefault="00A1756A" w:rsidP="00A1756A">
      <w:pPr>
        <w:numPr>
          <w:ilvl w:val="2"/>
          <w:numId w:val="2"/>
        </w:numPr>
      </w:pPr>
      <w:r>
        <w:t xml:space="preserve">We would guess that there are </w:t>
      </w:r>
      <w:r w:rsidR="00036274">
        <w:t>many</w:t>
      </w:r>
      <w:r>
        <w:t xml:space="preserve"> sinusoids</w:t>
      </w:r>
      <w:r w:rsidR="00036274">
        <w:t xml:space="preserve"> summed together</w:t>
      </w:r>
      <w:r>
        <w:t xml:space="preserve"> but there is only one.</w:t>
      </w:r>
    </w:p>
    <w:p w14:paraId="52C0731B" w14:textId="7EFC2F83" w:rsidR="00453163" w:rsidRDefault="00453163" w:rsidP="00453163">
      <w:pPr>
        <w:jc w:val="center"/>
      </w:pPr>
      <w:r w:rsidRPr="00453163">
        <w:rPr>
          <w:noProof/>
          <w:lang w:val="en-US"/>
        </w:rPr>
        <w:lastRenderedPageBreak/>
        <w:drawing>
          <wp:inline distT="0" distB="0" distL="0" distR="0" wp14:anchorId="2BB7C1AE" wp14:editId="438E0B40">
            <wp:extent cx="4610743" cy="37343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743" cy="3734321"/>
                    </a:xfrm>
                    <a:prstGeom prst="rect">
                      <a:avLst/>
                    </a:prstGeom>
                  </pic:spPr>
                </pic:pic>
              </a:graphicData>
            </a:graphic>
          </wp:inline>
        </w:drawing>
      </w:r>
    </w:p>
    <w:p w14:paraId="6EB60077" w14:textId="77777777" w:rsidR="0081604D" w:rsidRDefault="006C7C99">
      <w:r>
        <w:t>Part 10</w:t>
      </w:r>
    </w:p>
    <w:p w14:paraId="573CD9B4" w14:textId="77777777" w:rsidR="0081604D" w:rsidRDefault="006C7C99">
      <w:pPr>
        <w:numPr>
          <w:ilvl w:val="0"/>
          <w:numId w:val="3"/>
        </w:numPr>
      </w:pPr>
      <w:r>
        <w:t>Questions</w:t>
      </w:r>
    </w:p>
    <w:p w14:paraId="5478ADA0" w14:textId="21A167F8" w:rsidR="0081604D" w:rsidRDefault="006C7C99">
      <w:pPr>
        <w:numPr>
          <w:ilvl w:val="1"/>
          <w:numId w:val="3"/>
        </w:numPr>
      </w:pPr>
      <w:r>
        <w:t>Why did the results in Step 7 look so clean and perfect, but the results for Step 8 &amp; 9 and so gnarly?</w:t>
      </w:r>
    </w:p>
    <w:p w14:paraId="481E59A7" w14:textId="7424126A" w:rsidR="00036274" w:rsidRDefault="006C7C99" w:rsidP="00036274">
      <w:pPr>
        <w:numPr>
          <w:ilvl w:val="2"/>
          <w:numId w:val="3"/>
        </w:numPr>
      </w:pPr>
      <w:r>
        <w:t>Step 7 looks clean and perfect</w:t>
      </w:r>
      <w:r w:rsidR="00036274">
        <w:t xml:space="preserve"> because the FFT is based on a finite amount of data from a continuous signal. Exact intervals of the sinusoid period </w:t>
      </w:r>
      <w:r>
        <w:t>are</w:t>
      </w:r>
      <w:r w:rsidR="00036274">
        <w:t xml:space="preserve"> used</w:t>
      </w:r>
      <w:ins w:id="8" w:author="Larry Pearlstein" w:date="2020-11-22T12:29:00Z">
        <w:r w:rsidR="001A30D7">
          <w:t xml:space="preserve"> (this is not very precise).  More specifically, there are an integer number of periods of each of the sinusoids in the specific finite sized sample</w:t>
        </w:r>
      </w:ins>
      <w:r w:rsidR="00036274">
        <w:t xml:space="preserve">. The repeating sampled signals results in clean and perfect sine waves. Step 8 used the FFT of </w:t>
      </w:r>
      <w:del w:id="9" w:author="Larry Pearlstein" w:date="2020-11-22T12:30:00Z">
        <w:r w:rsidDel="001A30D7">
          <w:delText>inexact</w:delText>
        </w:r>
        <w:r w:rsidR="00036274" w:rsidDel="001A30D7">
          <w:delText xml:space="preserve"> period intervals </w:delText>
        </w:r>
      </w:del>
      <w:ins w:id="10" w:author="Larry Pearlstein" w:date="2020-11-22T12:30:00Z">
        <w:r w:rsidR="001A30D7">
          <w:t xml:space="preserve">non-integer number of periods </w:t>
        </w:r>
      </w:ins>
      <w:r w:rsidR="00036274">
        <w:t xml:space="preserve">of the sinusoids. Thus, when repeating, the signal </w:t>
      </w:r>
      <w:r>
        <w:t>no longer came together as clean and perfect waves.</w:t>
      </w:r>
    </w:p>
    <w:p w14:paraId="5B789B9B" w14:textId="77777777" w:rsidR="006C7C99" w:rsidRDefault="006C7C99" w:rsidP="006C7C99"/>
    <w:p w14:paraId="5676ECC0" w14:textId="77777777" w:rsidR="006C7C99" w:rsidRDefault="006C7C99" w:rsidP="006C7C99"/>
    <w:p w14:paraId="6BDED15C" w14:textId="77777777" w:rsidR="006C7C99" w:rsidRDefault="006C7C99" w:rsidP="006C7C99"/>
    <w:p w14:paraId="0C6E270C" w14:textId="77777777" w:rsidR="006C7C99" w:rsidRDefault="006C7C99" w:rsidP="006C7C99"/>
    <w:p w14:paraId="479222E2" w14:textId="77777777" w:rsidR="006C7C99" w:rsidRDefault="006C7C99" w:rsidP="006C7C99"/>
    <w:p w14:paraId="5EF047CA" w14:textId="77777777" w:rsidR="006C7C99" w:rsidRDefault="006C7C99" w:rsidP="006C7C99"/>
    <w:p w14:paraId="48835D58" w14:textId="77777777" w:rsidR="006C7C99" w:rsidRDefault="006C7C99" w:rsidP="006C7C99"/>
    <w:p w14:paraId="2575B40B" w14:textId="77777777" w:rsidR="006C7C99" w:rsidRDefault="006C7C99" w:rsidP="006C7C99"/>
    <w:p w14:paraId="4424928A" w14:textId="14A8A95B" w:rsidR="006C7C99" w:rsidRDefault="006C7C99" w:rsidP="006C7C99">
      <w:r>
        <w:t>Part 11</w:t>
      </w:r>
    </w:p>
    <w:p w14:paraId="31FD3894" w14:textId="0B1C3ADD" w:rsidR="006C7C99" w:rsidRDefault="006C7C99" w:rsidP="006C7C99">
      <w:pPr>
        <w:pStyle w:val="ListParagraph"/>
        <w:numPr>
          <w:ilvl w:val="0"/>
          <w:numId w:val="5"/>
        </w:numPr>
      </w:pPr>
      <w:r>
        <w:t>By Hand</w:t>
      </w:r>
    </w:p>
    <w:p w14:paraId="34027B54" w14:textId="1D25534D" w:rsidR="006C7C99" w:rsidRDefault="006C7C99" w:rsidP="006C7C99">
      <w:pPr>
        <w:jc w:val="center"/>
      </w:pPr>
      <w:r>
        <w:rPr>
          <w:noProof/>
          <w:lang w:val="en-US"/>
        </w:rPr>
        <w:lastRenderedPageBreak/>
        <w:drawing>
          <wp:inline distT="0" distB="0" distL="0" distR="0" wp14:anchorId="3BF96EF0" wp14:editId="55991028">
            <wp:extent cx="5369442" cy="3304569"/>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95" b="13600"/>
                    <a:stretch/>
                  </pic:blipFill>
                  <pic:spPr bwMode="auto">
                    <a:xfrm>
                      <a:off x="0" y="0"/>
                      <a:ext cx="5381049" cy="3311712"/>
                    </a:xfrm>
                    <a:prstGeom prst="rect">
                      <a:avLst/>
                    </a:prstGeom>
                    <a:noFill/>
                    <a:ln>
                      <a:noFill/>
                    </a:ln>
                    <a:extLst>
                      <a:ext uri="{53640926-AAD7-44D8-BBD7-CCE9431645EC}">
                        <a14:shadowObscured xmlns:a14="http://schemas.microsoft.com/office/drawing/2010/main"/>
                      </a:ext>
                    </a:extLst>
                  </pic:spPr>
                </pic:pic>
              </a:graphicData>
            </a:graphic>
          </wp:inline>
        </w:drawing>
      </w:r>
    </w:p>
    <w:p w14:paraId="49432595" w14:textId="77777777" w:rsidR="006C7C99" w:rsidRDefault="006C7C99" w:rsidP="006C7C99">
      <w:pPr>
        <w:pStyle w:val="ListParagraph"/>
      </w:pPr>
    </w:p>
    <w:p w14:paraId="41A4E458" w14:textId="234F0E3A" w:rsidR="006C7C99" w:rsidRDefault="006C7C99" w:rsidP="006C7C99">
      <w:pPr>
        <w:pStyle w:val="ListParagraph"/>
        <w:numPr>
          <w:ilvl w:val="0"/>
          <w:numId w:val="5"/>
        </w:numPr>
      </w:pPr>
      <w:r>
        <w:t>By MATLAB</w:t>
      </w:r>
      <w:ins w:id="11" w:author="Larry Pearlstein" w:date="2020-11-22T12:30:00Z">
        <w:r w:rsidR="001A30D7">
          <w:t xml:space="preserve"> … but really x-axis is 0 to 2</w:t>
        </w:r>
        <m:oMath>
          <m:r>
            <w:rPr>
              <w:rFonts w:ascii="Cambria Math" w:hAnsi="Cambria Math"/>
            </w:rPr>
            <m:t>π</m:t>
          </m:r>
        </m:oMath>
        <w:r w:rsidR="001A30D7">
          <w:t>.  Also, you don</w:t>
        </w:r>
      </w:ins>
      <w:ins w:id="12" w:author="Larry Pearlstein" w:date="2020-11-22T12:31:00Z">
        <w:r w:rsidR="001A30D7">
          <w:t>’t have enough wiggles!</w:t>
        </w:r>
      </w:ins>
    </w:p>
    <w:p w14:paraId="4FBC5465" w14:textId="77777777" w:rsidR="00A1756A" w:rsidRDefault="00A1756A" w:rsidP="006C7C99"/>
    <w:p w14:paraId="09D04B98" w14:textId="09185BA6" w:rsidR="006C7C99" w:rsidRPr="006C7C99" w:rsidRDefault="006C7C99" w:rsidP="006C7C99">
      <w:pPr>
        <w:jc w:val="center"/>
        <w:sectPr w:rsidR="006C7C99" w:rsidRPr="006C7C99">
          <w:pgSz w:w="12240" w:h="15840"/>
          <w:pgMar w:top="1440" w:right="1440" w:bottom="1440" w:left="1440" w:header="720" w:footer="720" w:gutter="0"/>
          <w:pgNumType w:start="1"/>
          <w:cols w:space="720"/>
        </w:sectPr>
      </w:pPr>
      <w:r w:rsidRPr="006C7C99">
        <w:rPr>
          <w:noProof/>
          <w:lang w:val="en-US"/>
        </w:rPr>
        <w:drawing>
          <wp:inline distT="0" distB="0" distL="0" distR="0" wp14:anchorId="06809885" wp14:editId="16D4F025">
            <wp:extent cx="5562799" cy="3880884"/>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8410" cy="3891775"/>
                    </a:xfrm>
                    <a:prstGeom prst="rect">
                      <a:avLst/>
                    </a:prstGeom>
                  </pic:spPr>
                </pic:pic>
              </a:graphicData>
            </a:graphic>
          </wp:inline>
        </w:drawing>
      </w:r>
    </w:p>
    <w:p w14:paraId="68FB3EF6" w14:textId="3A0C6D77" w:rsidR="00453163" w:rsidRDefault="00453163">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Engineering Work</w:t>
      </w:r>
      <w:r w:rsidR="00A1756A">
        <w:rPr>
          <w:rFonts w:ascii="Times New Roman" w:eastAsia="Times New Roman" w:hAnsi="Times New Roman" w:cs="Times New Roman"/>
          <w:b/>
          <w:sz w:val="24"/>
          <w:szCs w:val="24"/>
          <w:u w:val="single"/>
        </w:rPr>
        <w:t>:</w:t>
      </w:r>
    </w:p>
    <w:p w14:paraId="20CF5DA2"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%BRIAN WORTS AND CHRIS JENSON</w:t>
      </w:r>
    </w:p>
    <w:p w14:paraId="4E47C3C7"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%ELC 433-L1</w:t>
      </w:r>
    </w:p>
    <w:p w14:paraId="322E7E6A"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%LAB 2</w:t>
      </w:r>
    </w:p>
    <w:p w14:paraId="3CB4692C"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close </w:t>
      </w:r>
      <w:r w:rsidRPr="00A1756A">
        <w:rPr>
          <w:rFonts w:ascii="Courier New" w:hAnsi="Courier New" w:cs="Courier New"/>
          <w:color w:val="A020F0"/>
          <w:sz w:val="24"/>
          <w:szCs w:val="24"/>
          <w:lang w:val="en-US"/>
        </w:rPr>
        <w:t>all</w:t>
      </w:r>
      <w:r w:rsidRPr="00A1756A">
        <w:rPr>
          <w:rFonts w:ascii="Courier New" w:hAnsi="Courier New" w:cs="Courier New"/>
          <w:color w:val="000000"/>
          <w:sz w:val="24"/>
          <w:szCs w:val="24"/>
          <w:lang w:val="en-US"/>
        </w:rPr>
        <w:t>;</w:t>
      </w:r>
    </w:p>
    <w:p w14:paraId="70338D7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e = 2.7182818284590452353602874713527;</w:t>
      </w:r>
    </w:p>
    <w:p w14:paraId="04C69E7E"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%PART 2</w:t>
      </w:r>
    </w:p>
    <w:p w14:paraId="52BB0B48"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n = 0:199;</w:t>
      </w:r>
    </w:p>
    <w:p w14:paraId="6CACBC3E"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alpha = 0.95;</w:t>
      </w:r>
    </w:p>
    <w:p w14:paraId="39BE96BA" w14:textId="5FD2C70F"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x = </w:t>
      </w:r>
      <w:proofErr w:type="spellStart"/>
      <w:r w:rsidRPr="00A1756A">
        <w:rPr>
          <w:rFonts w:ascii="Courier New" w:hAnsi="Courier New" w:cs="Courier New"/>
          <w:color w:val="000000"/>
          <w:sz w:val="24"/>
          <w:szCs w:val="24"/>
          <w:lang w:val="en-US"/>
        </w:rPr>
        <w:t>alpha</w:t>
      </w:r>
      <w:proofErr w:type="gramStart"/>
      <w:r w:rsidRPr="00A1756A">
        <w:rPr>
          <w:rFonts w:ascii="Courier New" w:hAnsi="Courier New" w:cs="Courier New"/>
          <w:color w:val="000000"/>
          <w:sz w:val="24"/>
          <w:szCs w:val="24"/>
          <w:lang w:val="en-US"/>
        </w:rPr>
        <w:t>.^</w:t>
      </w:r>
      <w:proofErr w:type="gramEnd"/>
      <w:r w:rsidRPr="00A1756A">
        <w:rPr>
          <w:rFonts w:ascii="Courier New" w:hAnsi="Courier New" w:cs="Courier New"/>
          <w:color w:val="000000"/>
          <w:sz w:val="24"/>
          <w:szCs w:val="24"/>
          <w:lang w:val="en-US"/>
        </w:rPr>
        <w:t>n</w:t>
      </w:r>
      <w:proofErr w:type="spellEnd"/>
      <w:r w:rsidRPr="00A1756A">
        <w:rPr>
          <w:rFonts w:ascii="Courier New" w:hAnsi="Courier New" w:cs="Courier New"/>
          <w:color w:val="000000"/>
          <w:sz w:val="24"/>
          <w:szCs w:val="24"/>
          <w:lang w:val="en-US"/>
        </w:rPr>
        <w:t>;</w:t>
      </w:r>
      <w:ins w:id="13" w:author="Larry Pearlstein" w:date="2020-11-22T12:31:00Z">
        <w:r w:rsidR="001A30D7">
          <w:rPr>
            <w:rFonts w:ascii="Courier New" w:hAnsi="Courier New" w:cs="Courier New"/>
            <w:color w:val="000000"/>
            <w:sz w:val="24"/>
            <w:szCs w:val="24"/>
            <w:lang w:val="en-US"/>
          </w:rPr>
          <w:t xml:space="preserve"> // more comments?</w:t>
        </w:r>
      </w:ins>
    </w:p>
    <w:p w14:paraId="5FA92F51"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788916C8"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figure</w:t>
      </w:r>
    </w:p>
    <w:p w14:paraId="3E3BE720"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stem (n,x,</w:t>
      </w:r>
      <w:r w:rsidRPr="00A1756A">
        <w:rPr>
          <w:rFonts w:ascii="Courier New" w:hAnsi="Courier New" w:cs="Courier New"/>
          <w:color w:val="A020F0"/>
          <w:sz w:val="24"/>
          <w:szCs w:val="24"/>
          <w:lang w:val="en-US"/>
        </w:rPr>
        <w:t>'filled'</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'MarkerSize'</w:t>
      </w:r>
      <w:r w:rsidRPr="00A1756A">
        <w:rPr>
          <w:rFonts w:ascii="Courier New" w:hAnsi="Courier New" w:cs="Courier New"/>
          <w:color w:val="000000"/>
          <w:sz w:val="24"/>
          <w:szCs w:val="24"/>
          <w:lang w:val="en-US"/>
        </w:rPr>
        <w:t>,2)</w:t>
      </w:r>
    </w:p>
    <w:p w14:paraId="1B1E82D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proofErr w:type="spellStart"/>
      <w:r w:rsidRPr="00A1756A">
        <w:rPr>
          <w:rFonts w:ascii="Courier New" w:hAnsi="Courier New" w:cs="Courier New"/>
          <w:color w:val="000000"/>
          <w:sz w:val="24"/>
          <w:szCs w:val="24"/>
          <w:lang w:val="en-US"/>
        </w:rPr>
        <w:t>xlabel</w:t>
      </w:r>
      <w:proofErr w:type="spellEnd"/>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'n value'</w:t>
      </w:r>
      <w:r w:rsidRPr="00A1756A">
        <w:rPr>
          <w:rFonts w:ascii="Courier New" w:hAnsi="Courier New" w:cs="Courier New"/>
          <w:color w:val="000000"/>
          <w:sz w:val="24"/>
          <w:szCs w:val="24"/>
          <w:lang w:val="en-US"/>
        </w:rPr>
        <w:t>)</w:t>
      </w:r>
    </w:p>
    <w:p w14:paraId="7C8DCE70"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proofErr w:type="spellStart"/>
      <w:r w:rsidRPr="00A1756A">
        <w:rPr>
          <w:rFonts w:ascii="Courier New" w:hAnsi="Courier New" w:cs="Courier New"/>
          <w:color w:val="000000"/>
          <w:sz w:val="24"/>
          <w:szCs w:val="24"/>
          <w:lang w:val="en-US"/>
        </w:rPr>
        <w:t>strcat</w:t>
      </w:r>
      <w:proofErr w:type="spellEnd"/>
      <w:r w:rsidRPr="00A1756A">
        <w:rPr>
          <w:rFonts w:ascii="Courier New" w:hAnsi="Courier New" w:cs="Courier New"/>
          <w:color w:val="000000"/>
          <w:sz w:val="24"/>
          <w:szCs w:val="24"/>
          <w:lang w:val="en-US"/>
        </w:rPr>
        <w:t>(num2str(alpha),</w:t>
      </w:r>
      <w:r w:rsidRPr="00A1756A">
        <w:rPr>
          <w:rFonts w:ascii="Courier New" w:hAnsi="Courier New" w:cs="Courier New"/>
          <w:color w:val="A020F0"/>
          <w:sz w:val="24"/>
          <w:szCs w:val="24"/>
          <w:lang w:val="en-US"/>
        </w:rPr>
        <w:t>'^n (Part 2)'</w:t>
      </w:r>
      <w:r w:rsidRPr="00A1756A">
        <w:rPr>
          <w:rFonts w:ascii="Courier New" w:hAnsi="Courier New" w:cs="Courier New"/>
          <w:color w:val="000000"/>
          <w:sz w:val="24"/>
          <w:szCs w:val="24"/>
          <w:lang w:val="en-US"/>
        </w:rPr>
        <w:t>))</w:t>
      </w:r>
    </w:p>
    <w:p w14:paraId="67358D3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0C770119"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%PART 3</w:t>
      </w:r>
    </w:p>
    <w:p w14:paraId="4C71E390"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sampling = 0:1023;</w:t>
      </w:r>
    </w:p>
    <w:p w14:paraId="4833F017"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w = (2*pi/1024)*sampling;</w:t>
      </w:r>
    </w:p>
    <w:p w14:paraId="0B8E87F6" w14:textId="342B84F5" w:rsidR="00A1756A" w:rsidRDefault="00A1756A" w:rsidP="00A1756A">
      <w:pPr>
        <w:autoSpaceDE w:val="0"/>
        <w:autoSpaceDN w:val="0"/>
        <w:adjustRightInd w:val="0"/>
        <w:spacing w:line="240" w:lineRule="auto"/>
        <w:rPr>
          <w:ins w:id="14" w:author="Larry Pearlstein" w:date="2020-11-22T12:32:00Z"/>
          <w:rFonts w:ascii="Courier New" w:hAnsi="Courier New" w:cs="Courier New"/>
          <w:color w:val="000000"/>
          <w:sz w:val="24"/>
          <w:szCs w:val="24"/>
          <w:lang w:val="en-US"/>
        </w:rPr>
      </w:pPr>
      <w:r w:rsidRPr="00A1756A">
        <w:rPr>
          <w:rFonts w:ascii="Courier New" w:hAnsi="Courier New" w:cs="Courier New"/>
          <w:color w:val="000000"/>
          <w:sz w:val="24"/>
          <w:szCs w:val="24"/>
          <w:lang w:val="en-US"/>
        </w:rPr>
        <w:t xml:space="preserve"> </w:t>
      </w:r>
    </w:p>
    <w:p w14:paraId="0498842C" w14:textId="58FE5F95" w:rsidR="001A30D7" w:rsidRPr="00A1756A" w:rsidRDefault="001A30D7" w:rsidP="00A1756A">
      <w:pPr>
        <w:autoSpaceDE w:val="0"/>
        <w:autoSpaceDN w:val="0"/>
        <w:adjustRightInd w:val="0"/>
        <w:spacing w:line="240" w:lineRule="auto"/>
        <w:rPr>
          <w:rFonts w:ascii="Courier New" w:hAnsi="Courier New" w:cs="Courier New"/>
          <w:sz w:val="24"/>
          <w:szCs w:val="24"/>
          <w:lang w:val="en-US"/>
        </w:rPr>
      </w:pPr>
      <w:ins w:id="15" w:author="Larry Pearlstein" w:date="2020-11-22T12:32:00Z">
        <w:r>
          <w:rPr>
            <w:rFonts w:ascii="Courier New" w:hAnsi="Courier New" w:cs="Courier New"/>
            <w:color w:val="000000"/>
            <w:sz w:val="24"/>
            <w:szCs w:val="24"/>
            <w:lang w:val="en-US"/>
          </w:rPr>
          <w:t>// Comments!</w:t>
        </w:r>
      </w:ins>
    </w:p>
    <w:p w14:paraId="7602A787"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proofErr w:type="gramStart"/>
      <w:r w:rsidRPr="00A1756A">
        <w:rPr>
          <w:rFonts w:ascii="Courier New" w:hAnsi="Courier New" w:cs="Courier New"/>
          <w:color w:val="0000FF"/>
          <w:sz w:val="24"/>
          <w:szCs w:val="24"/>
          <w:lang w:val="en-US"/>
        </w:rPr>
        <w:t>for</w:t>
      </w:r>
      <w:proofErr w:type="gramEnd"/>
      <w:r w:rsidRPr="00A1756A">
        <w:rPr>
          <w:rFonts w:ascii="Courier New" w:hAnsi="Courier New" w:cs="Courier New"/>
          <w:color w:val="000000"/>
          <w:sz w:val="24"/>
          <w:szCs w:val="24"/>
          <w:lang w:val="en-US"/>
        </w:rPr>
        <w:t xml:space="preserve"> i = 1:1024</w:t>
      </w:r>
    </w:p>
    <w:p w14:paraId="5EE1EAF7" w14:textId="40F9C428"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f(i) = 1/</w:t>
      </w:r>
      <w:proofErr w:type="spellStart"/>
      <w:r w:rsidRPr="00A1756A">
        <w:rPr>
          <w:rFonts w:ascii="Courier New" w:hAnsi="Courier New" w:cs="Courier New"/>
          <w:color w:val="000000"/>
          <w:sz w:val="24"/>
          <w:szCs w:val="24"/>
          <w:lang w:val="en-US"/>
        </w:rPr>
        <w:t>sqrt</w:t>
      </w:r>
      <w:proofErr w:type="spellEnd"/>
      <w:r w:rsidRPr="00A1756A">
        <w:rPr>
          <w:rFonts w:ascii="Courier New" w:hAnsi="Courier New" w:cs="Courier New"/>
          <w:color w:val="000000"/>
          <w:sz w:val="24"/>
          <w:szCs w:val="24"/>
          <w:lang w:val="en-US"/>
        </w:rPr>
        <w:t xml:space="preserve">(((1-0.95*cos(w(i))).^2)+(0.95*sin(w(i))).^2); </w:t>
      </w:r>
    </w:p>
    <w:p w14:paraId="1BFFE890"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FF"/>
          <w:sz w:val="24"/>
          <w:szCs w:val="24"/>
          <w:lang w:val="en-US"/>
        </w:rPr>
        <w:t>end</w:t>
      </w:r>
    </w:p>
    <w:p w14:paraId="4389A631"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figure</w:t>
      </w:r>
    </w:p>
    <w:p w14:paraId="12B9836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plot(f)</w:t>
      </w:r>
    </w:p>
    <w:p w14:paraId="71F241C8"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r w:rsidRPr="00A1756A">
        <w:rPr>
          <w:rFonts w:ascii="Courier New" w:hAnsi="Courier New" w:cs="Courier New"/>
          <w:color w:val="A020F0"/>
          <w:sz w:val="24"/>
          <w:szCs w:val="24"/>
          <w:lang w:val="en-US"/>
        </w:rPr>
        <w:t>'Part 3: Function for |X(e^{</w:t>
      </w:r>
      <w:proofErr w:type="spellStart"/>
      <w:r w:rsidRPr="00A1756A">
        <w:rPr>
          <w:rFonts w:ascii="Courier New" w:hAnsi="Courier New" w:cs="Courier New"/>
          <w:color w:val="A020F0"/>
          <w:sz w:val="24"/>
          <w:szCs w:val="24"/>
          <w:lang w:val="en-US"/>
        </w:rPr>
        <w:t>jw</w:t>
      </w:r>
      <w:proofErr w:type="spellEnd"/>
      <w:r w:rsidRPr="00A1756A">
        <w:rPr>
          <w:rFonts w:ascii="Courier New" w:hAnsi="Courier New" w:cs="Courier New"/>
          <w:color w:val="A020F0"/>
          <w:sz w:val="24"/>
          <w:szCs w:val="24"/>
          <w:lang w:val="en-US"/>
        </w:rPr>
        <w:t>})|'</w:t>
      </w:r>
      <w:r w:rsidRPr="00A1756A">
        <w:rPr>
          <w:rFonts w:ascii="Courier New" w:hAnsi="Courier New" w:cs="Courier New"/>
          <w:color w:val="000000"/>
          <w:sz w:val="24"/>
          <w:szCs w:val="24"/>
          <w:lang w:val="en-US"/>
        </w:rPr>
        <w:t>)</w:t>
      </w:r>
    </w:p>
    <w:p w14:paraId="75D2872B"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28988405"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%PART 4</w:t>
      </w:r>
    </w:p>
    <w:p w14:paraId="7E0D6FFB"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N = 1024;</w:t>
      </w:r>
    </w:p>
    <w:p w14:paraId="648DEAEA"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proofErr w:type="spellStart"/>
      <w:r w:rsidRPr="00A1756A">
        <w:rPr>
          <w:rFonts w:ascii="Courier New" w:hAnsi="Courier New" w:cs="Courier New"/>
          <w:color w:val="000000"/>
          <w:sz w:val="24"/>
          <w:szCs w:val="24"/>
          <w:lang w:val="en-US"/>
        </w:rPr>
        <w:t>Xf</w:t>
      </w:r>
      <w:proofErr w:type="spellEnd"/>
      <w:r w:rsidRPr="00A1756A">
        <w:rPr>
          <w:rFonts w:ascii="Courier New" w:hAnsi="Courier New" w:cs="Courier New"/>
          <w:color w:val="000000"/>
          <w:sz w:val="24"/>
          <w:szCs w:val="24"/>
          <w:lang w:val="en-US"/>
        </w:rPr>
        <w:t xml:space="preserve"> = </w:t>
      </w:r>
      <w:proofErr w:type="spellStart"/>
      <w:r w:rsidRPr="00A1756A">
        <w:rPr>
          <w:rFonts w:ascii="Courier New" w:hAnsi="Courier New" w:cs="Courier New"/>
          <w:color w:val="000000"/>
          <w:sz w:val="24"/>
          <w:szCs w:val="24"/>
          <w:lang w:val="en-US"/>
        </w:rPr>
        <w:t>fft</w:t>
      </w:r>
      <w:proofErr w:type="spellEnd"/>
      <w:r w:rsidRPr="00A1756A">
        <w:rPr>
          <w:rFonts w:ascii="Courier New" w:hAnsi="Courier New" w:cs="Courier New"/>
          <w:color w:val="000000"/>
          <w:sz w:val="24"/>
          <w:szCs w:val="24"/>
          <w:lang w:val="en-US"/>
        </w:rPr>
        <w:t>(</w:t>
      </w:r>
      <w:proofErr w:type="spellStart"/>
      <w:r w:rsidRPr="00A1756A">
        <w:rPr>
          <w:rFonts w:ascii="Courier New" w:hAnsi="Courier New" w:cs="Courier New"/>
          <w:color w:val="000000"/>
          <w:sz w:val="24"/>
          <w:szCs w:val="24"/>
          <w:lang w:val="en-US"/>
        </w:rPr>
        <w:t>x,N</w:t>
      </w:r>
      <w:proofErr w:type="spellEnd"/>
      <w:r w:rsidRPr="00A1756A">
        <w:rPr>
          <w:rFonts w:ascii="Courier New" w:hAnsi="Courier New" w:cs="Courier New"/>
          <w:color w:val="000000"/>
          <w:sz w:val="24"/>
          <w:szCs w:val="24"/>
          <w:lang w:val="en-US"/>
        </w:rPr>
        <w:t>);</w:t>
      </w:r>
    </w:p>
    <w:p w14:paraId="337A013A"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6A8DEF53"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figure</w:t>
      </w:r>
    </w:p>
    <w:p w14:paraId="62233A83"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lastRenderedPageBreak/>
        <w:t>subplot(2,1,1)</w:t>
      </w:r>
    </w:p>
    <w:p w14:paraId="7C889AFD"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plot(</w:t>
      </w:r>
      <w:proofErr w:type="spellStart"/>
      <w:r w:rsidRPr="00A1756A">
        <w:rPr>
          <w:rFonts w:ascii="Courier New" w:hAnsi="Courier New" w:cs="Courier New"/>
          <w:color w:val="000000"/>
          <w:sz w:val="24"/>
          <w:szCs w:val="24"/>
          <w:lang w:val="en-US"/>
        </w:rPr>
        <w:t>w,abs</w:t>
      </w:r>
      <w:proofErr w:type="spellEnd"/>
      <w:r w:rsidRPr="00A1756A">
        <w:rPr>
          <w:rFonts w:ascii="Courier New" w:hAnsi="Courier New" w:cs="Courier New"/>
          <w:color w:val="000000"/>
          <w:sz w:val="24"/>
          <w:szCs w:val="24"/>
          <w:lang w:val="en-US"/>
        </w:rPr>
        <w:t>(</w:t>
      </w:r>
      <w:proofErr w:type="spellStart"/>
      <w:r w:rsidRPr="00A1756A">
        <w:rPr>
          <w:rFonts w:ascii="Courier New" w:hAnsi="Courier New" w:cs="Courier New"/>
          <w:color w:val="000000"/>
          <w:sz w:val="24"/>
          <w:szCs w:val="24"/>
          <w:lang w:val="en-US"/>
        </w:rPr>
        <w:t>Xf</w:t>
      </w:r>
      <w:proofErr w:type="spellEnd"/>
      <w:r w:rsidRPr="00A1756A">
        <w:rPr>
          <w:rFonts w:ascii="Courier New" w:hAnsi="Courier New" w:cs="Courier New"/>
          <w:color w:val="000000"/>
          <w:sz w:val="24"/>
          <w:szCs w:val="24"/>
          <w:lang w:val="en-US"/>
        </w:rPr>
        <w:t>))</w:t>
      </w:r>
    </w:p>
    <w:p w14:paraId="1FAECF3A"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r w:rsidRPr="00A1756A">
        <w:rPr>
          <w:rFonts w:ascii="Courier New" w:hAnsi="Courier New" w:cs="Courier New"/>
          <w:color w:val="A020F0"/>
          <w:sz w:val="24"/>
          <w:szCs w:val="24"/>
          <w:lang w:val="en-US"/>
        </w:rPr>
        <w:t>'</w:t>
      </w:r>
      <w:proofErr w:type="spellStart"/>
      <w:r w:rsidRPr="00A1756A">
        <w:rPr>
          <w:rFonts w:ascii="Courier New" w:hAnsi="Courier New" w:cs="Courier New"/>
          <w:color w:val="A020F0"/>
          <w:sz w:val="24"/>
          <w:szCs w:val="24"/>
          <w:lang w:val="en-US"/>
        </w:rPr>
        <w:t>Xf</w:t>
      </w:r>
      <w:proofErr w:type="spellEnd"/>
      <w:r w:rsidRPr="00A1756A">
        <w:rPr>
          <w:rFonts w:ascii="Courier New" w:hAnsi="Courier New" w:cs="Courier New"/>
          <w:color w:val="A020F0"/>
          <w:sz w:val="24"/>
          <w:szCs w:val="24"/>
          <w:lang w:val="en-US"/>
        </w:rPr>
        <w:t>(e^{j\omega})'</w:t>
      </w:r>
      <w:r w:rsidRPr="00A1756A">
        <w:rPr>
          <w:rFonts w:ascii="Courier New" w:hAnsi="Courier New" w:cs="Courier New"/>
          <w:color w:val="000000"/>
          <w:sz w:val="24"/>
          <w:szCs w:val="24"/>
          <w:lang w:val="en-US"/>
        </w:rPr>
        <w:t xml:space="preserve">) </w:t>
      </w:r>
    </w:p>
    <w:p w14:paraId="1050AC87"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proofErr w:type="spellStart"/>
      <w:proofErr w:type="gramStart"/>
      <w:r w:rsidRPr="00A1756A">
        <w:rPr>
          <w:rFonts w:ascii="Courier New" w:hAnsi="Courier New" w:cs="Courier New"/>
          <w:color w:val="000000"/>
          <w:sz w:val="24"/>
          <w:szCs w:val="24"/>
          <w:lang w:val="en-US"/>
        </w:rPr>
        <w:t>xticks</w:t>
      </w:r>
      <w:proofErr w:type="spellEnd"/>
      <w:r w:rsidRPr="00A1756A">
        <w:rPr>
          <w:rFonts w:ascii="Courier New" w:hAnsi="Courier New" w:cs="Courier New"/>
          <w:color w:val="000000"/>
          <w:sz w:val="24"/>
          <w:szCs w:val="24"/>
          <w:lang w:val="en-US"/>
        </w:rPr>
        <w:t>(</w:t>
      </w:r>
      <w:proofErr w:type="gramEnd"/>
      <w:r w:rsidRPr="00A1756A">
        <w:rPr>
          <w:rFonts w:ascii="Courier New" w:hAnsi="Courier New" w:cs="Courier New"/>
          <w:color w:val="000000"/>
          <w:sz w:val="24"/>
          <w:szCs w:val="24"/>
          <w:lang w:val="en-US"/>
        </w:rPr>
        <w:t xml:space="preserve">[-3*pi -2*pi -pi 0 pi 2*pi 3*pi])        </w:t>
      </w:r>
      <w:r w:rsidRPr="00A1756A">
        <w:rPr>
          <w:rFonts w:ascii="Courier New" w:hAnsi="Courier New" w:cs="Courier New"/>
          <w:color w:val="3C763D"/>
          <w:sz w:val="24"/>
          <w:szCs w:val="24"/>
          <w:lang w:val="en-US"/>
        </w:rPr>
        <w:t>% set ticks to be pi-</w:t>
      </w:r>
      <w:proofErr w:type="spellStart"/>
      <w:r w:rsidRPr="00A1756A">
        <w:rPr>
          <w:rFonts w:ascii="Courier New" w:hAnsi="Courier New" w:cs="Courier New"/>
          <w:color w:val="3C763D"/>
          <w:sz w:val="24"/>
          <w:szCs w:val="24"/>
          <w:lang w:val="en-US"/>
        </w:rPr>
        <w:t>ish</w:t>
      </w:r>
      <w:proofErr w:type="spellEnd"/>
    </w:p>
    <w:p w14:paraId="01F78353"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proofErr w:type="spellStart"/>
      <w:r w:rsidRPr="00A1756A">
        <w:rPr>
          <w:rFonts w:ascii="Courier New" w:hAnsi="Courier New" w:cs="Courier New"/>
          <w:color w:val="000000"/>
          <w:sz w:val="24"/>
          <w:szCs w:val="24"/>
          <w:lang w:val="en-US"/>
        </w:rPr>
        <w:t>xticklabels</w:t>
      </w:r>
      <w:proofErr w:type="spellEnd"/>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'-3\pi'</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'-2\pi'</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'-\pi'</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'0'</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'\pi'</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'2\pi'</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'3\pi'</w:t>
      </w:r>
      <w:r w:rsidRPr="00A1756A">
        <w:rPr>
          <w:rFonts w:ascii="Courier New" w:hAnsi="Courier New" w:cs="Courier New"/>
          <w:color w:val="000000"/>
          <w:sz w:val="24"/>
          <w:szCs w:val="24"/>
          <w:lang w:val="en-US"/>
        </w:rPr>
        <w:t xml:space="preserve">}) </w:t>
      </w:r>
      <w:r w:rsidRPr="00A1756A">
        <w:rPr>
          <w:rFonts w:ascii="Courier New" w:hAnsi="Courier New" w:cs="Courier New"/>
          <w:color w:val="3C763D"/>
          <w:sz w:val="24"/>
          <w:szCs w:val="24"/>
          <w:lang w:val="en-US"/>
        </w:rPr>
        <w:t>% pi-</w:t>
      </w:r>
      <w:proofErr w:type="spellStart"/>
      <w:r w:rsidRPr="00A1756A">
        <w:rPr>
          <w:rFonts w:ascii="Courier New" w:hAnsi="Courier New" w:cs="Courier New"/>
          <w:color w:val="3C763D"/>
          <w:sz w:val="24"/>
          <w:szCs w:val="24"/>
          <w:lang w:val="en-US"/>
        </w:rPr>
        <w:t>ish</w:t>
      </w:r>
      <w:proofErr w:type="spellEnd"/>
      <w:r w:rsidRPr="00A1756A">
        <w:rPr>
          <w:rFonts w:ascii="Courier New" w:hAnsi="Courier New" w:cs="Courier New"/>
          <w:color w:val="3C763D"/>
          <w:sz w:val="24"/>
          <w:szCs w:val="24"/>
          <w:lang w:val="en-US"/>
        </w:rPr>
        <w:t xml:space="preserve"> labels</w:t>
      </w:r>
    </w:p>
    <w:p w14:paraId="0F75B72F"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subplot(2,1,2)</w:t>
      </w:r>
    </w:p>
    <w:p w14:paraId="32014A1D"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plot(f)</w:t>
      </w:r>
    </w:p>
    <w:p w14:paraId="67B2BCAC"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r w:rsidRPr="00A1756A">
        <w:rPr>
          <w:rFonts w:ascii="Courier New" w:hAnsi="Courier New" w:cs="Courier New"/>
          <w:color w:val="A020F0"/>
          <w:sz w:val="24"/>
          <w:szCs w:val="24"/>
          <w:lang w:val="en-US"/>
        </w:rPr>
        <w:t>'X(e^{j\omega}) (Part 4)'</w:t>
      </w:r>
      <w:r w:rsidRPr="00A1756A">
        <w:rPr>
          <w:rFonts w:ascii="Courier New" w:hAnsi="Courier New" w:cs="Courier New"/>
          <w:color w:val="000000"/>
          <w:sz w:val="24"/>
          <w:szCs w:val="24"/>
          <w:lang w:val="en-US"/>
        </w:rPr>
        <w:t>)</w:t>
      </w:r>
    </w:p>
    <w:p w14:paraId="4EFD007B"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5B083B09"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%Part 5</w:t>
      </w:r>
    </w:p>
    <w:p w14:paraId="65CDA5A1"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 xml:space="preserve">%Note that the FFT of the truncated sequence seems to match the DTFT of the </w:t>
      </w:r>
    </w:p>
    <w:p w14:paraId="1D57F7C5"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%infinite length sequence quite well.  Why do you think that is?</w:t>
      </w:r>
    </w:p>
    <w:p w14:paraId="52C8F1B8"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 xml:space="preserve"> </w:t>
      </w:r>
    </w:p>
    <w:p w14:paraId="01EDFFAE"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 xml:space="preserve"> </w:t>
      </w:r>
    </w:p>
    <w:p w14:paraId="227675E7"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%Part 6</w:t>
      </w:r>
    </w:p>
    <w:p w14:paraId="3595E188"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N = 256;</w:t>
      </w:r>
    </w:p>
    <w:p w14:paraId="51F9FB3E"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FF"/>
          <w:sz w:val="24"/>
          <w:szCs w:val="24"/>
          <w:lang w:val="en-US"/>
        </w:rPr>
        <w:t>for</w:t>
      </w:r>
      <w:r w:rsidRPr="00A1756A">
        <w:rPr>
          <w:rFonts w:ascii="Courier New" w:hAnsi="Courier New" w:cs="Courier New"/>
          <w:color w:val="000000"/>
          <w:sz w:val="24"/>
          <w:szCs w:val="24"/>
          <w:lang w:val="en-US"/>
        </w:rPr>
        <w:t xml:space="preserve"> n = 0:(N-1)</w:t>
      </w:r>
    </w:p>
    <w:p w14:paraId="7E285562"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y1(n+1) = sin(2*pi*n/N);</w:t>
      </w:r>
    </w:p>
    <w:p w14:paraId="6C6084F6"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y2(n+1) = cos(4*pi*n/N);</w:t>
      </w:r>
    </w:p>
    <w:p w14:paraId="4DD9D50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y3(n+1) = cos(22*pi*n/N);</w:t>
      </w:r>
    </w:p>
    <w:p w14:paraId="38CDD9D6"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y4(n+1) = cos(202*pi*n/N);</w:t>
      </w:r>
    </w:p>
    <w:p w14:paraId="4C2AC959"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FF"/>
          <w:sz w:val="24"/>
          <w:szCs w:val="24"/>
          <w:lang w:val="en-US"/>
        </w:rPr>
        <w:t>end</w:t>
      </w:r>
    </w:p>
    <w:p w14:paraId="207B36AC"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y = y1+y2+y3+y4;</w:t>
      </w:r>
    </w:p>
    <w:p w14:paraId="31ED2812"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72270E3B"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5F59E983"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figure;</w:t>
      </w:r>
    </w:p>
    <w:p w14:paraId="17603F01"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stem(0:255,y,</w:t>
      </w:r>
      <w:r w:rsidRPr="00A1756A">
        <w:rPr>
          <w:rFonts w:ascii="Courier New" w:hAnsi="Courier New" w:cs="Courier New"/>
          <w:color w:val="A020F0"/>
          <w:sz w:val="24"/>
          <w:szCs w:val="24"/>
          <w:lang w:val="en-US"/>
        </w:rPr>
        <w:t>'filled'</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'MarkerSize'</w:t>
      </w:r>
      <w:r w:rsidRPr="00A1756A">
        <w:rPr>
          <w:rFonts w:ascii="Courier New" w:hAnsi="Courier New" w:cs="Courier New"/>
          <w:color w:val="000000"/>
          <w:sz w:val="24"/>
          <w:szCs w:val="24"/>
          <w:lang w:val="en-US"/>
        </w:rPr>
        <w:t>,2)</w:t>
      </w:r>
    </w:p>
    <w:p w14:paraId="625DB8DE"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r w:rsidRPr="00A1756A">
        <w:rPr>
          <w:rFonts w:ascii="Courier New" w:hAnsi="Courier New" w:cs="Courier New"/>
          <w:color w:val="A020F0"/>
          <w:sz w:val="24"/>
          <w:szCs w:val="24"/>
          <w:lang w:val="en-US"/>
        </w:rPr>
        <w:t>'y[n] (Part 6)'</w:t>
      </w:r>
      <w:r w:rsidRPr="00A1756A">
        <w:rPr>
          <w:rFonts w:ascii="Courier New" w:hAnsi="Courier New" w:cs="Courier New"/>
          <w:color w:val="000000"/>
          <w:sz w:val="24"/>
          <w:szCs w:val="24"/>
          <w:lang w:val="en-US"/>
        </w:rPr>
        <w:t>)</w:t>
      </w:r>
    </w:p>
    <w:p w14:paraId="4089FCA2"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08ADA07B"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%Part 7</w:t>
      </w:r>
    </w:p>
    <w:p w14:paraId="07F2490E"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proofErr w:type="spellStart"/>
      <w:r w:rsidRPr="00A1756A">
        <w:rPr>
          <w:rFonts w:ascii="Courier New" w:hAnsi="Courier New" w:cs="Courier New"/>
          <w:color w:val="000000"/>
          <w:sz w:val="24"/>
          <w:szCs w:val="24"/>
          <w:lang w:val="en-US"/>
        </w:rPr>
        <w:t>ffty</w:t>
      </w:r>
      <w:proofErr w:type="spellEnd"/>
      <w:r w:rsidRPr="00A1756A">
        <w:rPr>
          <w:rFonts w:ascii="Courier New" w:hAnsi="Courier New" w:cs="Courier New"/>
          <w:color w:val="000000"/>
          <w:sz w:val="24"/>
          <w:szCs w:val="24"/>
          <w:lang w:val="en-US"/>
        </w:rPr>
        <w:t xml:space="preserve"> = </w:t>
      </w:r>
      <w:proofErr w:type="spellStart"/>
      <w:r w:rsidRPr="00A1756A">
        <w:rPr>
          <w:rFonts w:ascii="Courier New" w:hAnsi="Courier New" w:cs="Courier New"/>
          <w:color w:val="000000"/>
          <w:sz w:val="24"/>
          <w:szCs w:val="24"/>
          <w:lang w:val="en-US"/>
        </w:rPr>
        <w:t>fft</w:t>
      </w:r>
      <w:proofErr w:type="spellEnd"/>
      <w:r w:rsidRPr="00A1756A">
        <w:rPr>
          <w:rFonts w:ascii="Courier New" w:hAnsi="Courier New" w:cs="Courier New"/>
          <w:color w:val="000000"/>
          <w:sz w:val="24"/>
          <w:szCs w:val="24"/>
          <w:lang w:val="en-US"/>
        </w:rPr>
        <w:t>(y);</w:t>
      </w:r>
    </w:p>
    <w:p w14:paraId="74E964AA"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ffty128 = </w:t>
      </w:r>
      <w:proofErr w:type="spellStart"/>
      <w:r w:rsidRPr="00A1756A">
        <w:rPr>
          <w:rFonts w:ascii="Courier New" w:hAnsi="Courier New" w:cs="Courier New"/>
          <w:color w:val="000000"/>
          <w:sz w:val="24"/>
          <w:szCs w:val="24"/>
          <w:lang w:val="en-US"/>
        </w:rPr>
        <w:t>ffty</w:t>
      </w:r>
      <w:proofErr w:type="spellEnd"/>
      <w:r w:rsidRPr="00A1756A">
        <w:rPr>
          <w:rFonts w:ascii="Courier New" w:hAnsi="Courier New" w:cs="Courier New"/>
          <w:color w:val="000000"/>
          <w:sz w:val="24"/>
          <w:szCs w:val="24"/>
          <w:lang w:val="en-US"/>
        </w:rPr>
        <w:t>(1:128);</w:t>
      </w:r>
    </w:p>
    <w:p w14:paraId="38C7D202"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64D06121"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figure()</w:t>
      </w:r>
    </w:p>
    <w:p w14:paraId="292B16FE"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lastRenderedPageBreak/>
        <w:t>subplot(2,2,1)</w:t>
      </w:r>
    </w:p>
    <w:p w14:paraId="751DC63E"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stem(abs(</w:t>
      </w:r>
      <w:proofErr w:type="spellStart"/>
      <w:r w:rsidRPr="00A1756A">
        <w:rPr>
          <w:rFonts w:ascii="Courier New" w:hAnsi="Courier New" w:cs="Courier New"/>
          <w:color w:val="000000"/>
          <w:sz w:val="24"/>
          <w:szCs w:val="24"/>
          <w:lang w:val="en-US"/>
        </w:rPr>
        <w:t>ffty</w:t>
      </w:r>
      <w:proofErr w:type="spellEnd"/>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'filled'</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'MarkerSize'</w:t>
      </w:r>
      <w:r w:rsidRPr="00A1756A">
        <w:rPr>
          <w:rFonts w:ascii="Courier New" w:hAnsi="Courier New" w:cs="Courier New"/>
          <w:color w:val="000000"/>
          <w:sz w:val="24"/>
          <w:szCs w:val="24"/>
          <w:lang w:val="en-US"/>
        </w:rPr>
        <w:t>,2)</w:t>
      </w:r>
    </w:p>
    <w:p w14:paraId="124B2CAA"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r w:rsidRPr="00A1756A">
        <w:rPr>
          <w:rFonts w:ascii="Courier New" w:hAnsi="Courier New" w:cs="Courier New"/>
          <w:color w:val="A020F0"/>
          <w:sz w:val="24"/>
          <w:szCs w:val="24"/>
          <w:lang w:val="en-US"/>
        </w:rPr>
        <w:t>'256 Samples'</w:t>
      </w:r>
      <w:r w:rsidRPr="00A1756A">
        <w:rPr>
          <w:rFonts w:ascii="Courier New" w:hAnsi="Courier New" w:cs="Courier New"/>
          <w:color w:val="000000"/>
          <w:sz w:val="24"/>
          <w:szCs w:val="24"/>
          <w:lang w:val="en-US"/>
        </w:rPr>
        <w:t>)</w:t>
      </w:r>
    </w:p>
    <w:p w14:paraId="68FD3E36"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subplot(2,2,2)</w:t>
      </w:r>
    </w:p>
    <w:p w14:paraId="56489042"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stem(abs(ffty128),</w:t>
      </w:r>
      <w:r w:rsidRPr="00A1756A">
        <w:rPr>
          <w:rFonts w:ascii="Courier New" w:hAnsi="Courier New" w:cs="Courier New"/>
          <w:color w:val="A020F0"/>
          <w:sz w:val="24"/>
          <w:szCs w:val="24"/>
          <w:lang w:val="en-US"/>
        </w:rPr>
        <w:t>'filled'</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'MarkerSize'</w:t>
      </w:r>
      <w:r w:rsidRPr="00A1756A">
        <w:rPr>
          <w:rFonts w:ascii="Courier New" w:hAnsi="Courier New" w:cs="Courier New"/>
          <w:color w:val="000000"/>
          <w:sz w:val="24"/>
          <w:szCs w:val="24"/>
          <w:lang w:val="en-US"/>
        </w:rPr>
        <w:t>,2)</w:t>
      </w:r>
    </w:p>
    <w:p w14:paraId="38D30A5F"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r w:rsidRPr="00A1756A">
        <w:rPr>
          <w:rFonts w:ascii="Courier New" w:hAnsi="Courier New" w:cs="Courier New"/>
          <w:color w:val="A020F0"/>
          <w:sz w:val="24"/>
          <w:szCs w:val="24"/>
          <w:lang w:val="en-US"/>
        </w:rPr>
        <w:t>'128 Samples'</w:t>
      </w:r>
      <w:r w:rsidRPr="00A1756A">
        <w:rPr>
          <w:rFonts w:ascii="Courier New" w:hAnsi="Courier New" w:cs="Courier New"/>
          <w:color w:val="000000"/>
          <w:sz w:val="24"/>
          <w:szCs w:val="24"/>
          <w:lang w:val="en-US"/>
        </w:rPr>
        <w:t>)</w:t>
      </w:r>
    </w:p>
    <w:p w14:paraId="1341A28D"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subplot(2,2,3)</w:t>
      </w:r>
    </w:p>
    <w:p w14:paraId="5805AC00"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stem(real(</w:t>
      </w:r>
      <w:proofErr w:type="spellStart"/>
      <w:r w:rsidRPr="00A1756A">
        <w:rPr>
          <w:rFonts w:ascii="Courier New" w:hAnsi="Courier New" w:cs="Courier New"/>
          <w:color w:val="000000"/>
          <w:sz w:val="24"/>
          <w:szCs w:val="24"/>
          <w:lang w:val="en-US"/>
        </w:rPr>
        <w:t>ffty</w:t>
      </w:r>
      <w:proofErr w:type="spellEnd"/>
      <w:r w:rsidRPr="00A1756A">
        <w:rPr>
          <w:rFonts w:ascii="Courier New" w:hAnsi="Courier New" w:cs="Courier New"/>
          <w:color w:val="000000"/>
          <w:sz w:val="24"/>
          <w:szCs w:val="24"/>
          <w:lang w:val="en-US"/>
        </w:rPr>
        <w:t xml:space="preserve">)) </w:t>
      </w:r>
      <w:r w:rsidRPr="00A1756A">
        <w:rPr>
          <w:rFonts w:ascii="Courier New" w:hAnsi="Courier New" w:cs="Courier New"/>
          <w:color w:val="3C763D"/>
          <w:sz w:val="24"/>
          <w:szCs w:val="24"/>
          <w:lang w:val="en-US"/>
        </w:rPr>
        <w:t>%Real has symmetry</w:t>
      </w:r>
    </w:p>
    <w:p w14:paraId="6CA45F5A"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r w:rsidRPr="00A1756A">
        <w:rPr>
          <w:rFonts w:ascii="Courier New" w:hAnsi="Courier New" w:cs="Courier New"/>
          <w:color w:val="A020F0"/>
          <w:sz w:val="24"/>
          <w:szCs w:val="24"/>
          <w:lang w:val="en-US"/>
        </w:rPr>
        <w:t>'real'</w:t>
      </w:r>
      <w:r w:rsidRPr="00A1756A">
        <w:rPr>
          <w:rFonts w:ascii="Courier New" w:hAnsi="Courier New" w:cs="Courier New"/>
          <w:color w:val="000000"/>
          <w:sz w:val="24"/>
          <w:szCs w:val="24"/>
          <w:lang w:val="en-US"/>
        </w:rPr>
        <w:t>)</w:t>
      </w:r>
    </w:p>
    <w:p w14:paraId="78EAFA5A"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subplot(2,2,4)</w:t>
      </w:r>
    </w:p>
    <w:p w14:paraId="699335DF"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stem(</w:t>
      </w:r>
      <w:proofErr w:type="spellStart"/>
      <w:r w:rsidRPr="00A1756A">
        <w:rPr>
          <w:rFonts w:ascii="Courier New" w:hAnsi="Courier New" w:cs="Courier New"/>
          <w:color w:val="000000"/>
          <w:sz w:val="24"/>
          <w:szCs w:val="24"/>
          <w:lang w:val="en-US"/>
        </w:rPr>
        <w:t>imag</w:t>
      </w:r>
      <w:proofErr w:type="spellEnd"/>
      <w:r w:rsidRPr="00A1756A">
        <w:rPr>
          <w:rFonts w:ascii="Courier New" w:hAnsi="Courier New" w:cs="Courier New"/>
          <w:color w:val="000000"/>
          <w:sz w:val="24"/>
          <w:szCs w:val="24"/>
          <w:lang w:val="en-US"/>
        </w:rPr>
        <w:t>(</w:t>
      </w:r>
      <w:proofErr w:type="spellStart"/>
      <w:r w:rsidRPr="00A1756A">
        <w:rPr>
          <w:rFonts w:ascii="Courier New" w:hAnsi="Courier New" w:cs="Courier New"/>
          <w:color w:val="000000"/>
          <w:sz w:val="24"/>
          <w:szCs w:val="24"/>
          <w:lang w:val="en-US"/>
        </w:rPr>
        <w:t>ffty</w:t>
      </w:r>
      <w:proofErr w:type="spellEnd"/>
      <w:r w:rsidRPr="00A1756A">
        <w:rPr>
          <w:rFonts w:ascii="Courier New" w:hAnsi="Courier New" w:cs="Courier New"/>
          <w:color w:val="000000"/>
          <w:sz w:val="24"/>
          <w:szCs w:val="24"/>
          <w:lang w:val="en-US"/>
        </w:rPr>
        <w:t xml:space="preserve">)) </w:t>
      </w:r>
      <w:r w:rsidRPr="00A1756A">
        <w:rPr>
          <w:rFonts w:ascii="Courier New" w:hAnsi="Courier New" w:cs="Courier New"/>
          <w:color w:val="3C763D"/>
          <w:sz w:val="24"/>
          <w:szCs w:val="24"/>
          <w:lang w:val="en-US"/>
        </w:rPr>
        <w:t>%</w:t>
      </w:r>
      <w:proofErr w:type="spellStart"/>
      <w:r w:rsidRPr="00A1756A">
        <w:rPr>
          <w:rFonts w:ascii="Courier New" w:hAnsi="Courier New" w:cs="Courier New"/>
          <w:color w:val="3C763D"/>
          <w:sz w:val="24"/>
          <w:szCs w:val="24"/>
          <w:lang w:val="en-US"/>
        </w:rPr>
        <w:t>imag</w:t>
      </w:r>
      <w:proofErr w:type="spellEnd"/>
      <w:r w:rsidRPr="00A1756A">
        <w:rPr>
          <w:rFonts w:ascii="Courier New" w:hAnsi="Courier New" w:cs="Courier New"/>
          <w:color w:val="3C763D"/>
          <w:sz w:val="24"/>
          <w:szCs w:val="24"/>
          <w:lang w:val="en-US"/>
        </w:rPr>
        <w:t xml:space="preserve"> has conjugate symmetry</w:t>
      </w:r>
    </w:p>
    <w:p w14:paraId="4F868A7F"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r w:rsidRPr="00A1756A">
        <w:rPr>
          <w:rFonts w:ascii="Courier New" w:hAnsi="Courier New" w:cs="Courier New"/>
          <w:color w:val="A020F0"/>
          <w:sz w:val="24"/>
          <w:szCs w:val="24"/>
          <w:lang w:val="en-US"/>
        </w:rPr>
        <w:t>'imaginary'</w:t>
      </w:r>
      <w:r w:rsidRPr="00A1756A">
        <w:rPr>
          <w:rFonts w:ascii="Courier New" w:hAnsi="Courier New" w:cs="Courier New"/>
          <w:color w:val="000000"/>
          <w:sz w:val="24"/>
          <w:szCs w:val="24"/>
          <w:lang w:val="en-US"/>
        </w:rPr>
        <w:t>)</w:t>
      </w:r>
    </w:p>
    <w:p w14:paraId="777C05D9"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6BF93C42"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%Part 8</w:t>
      </w:r>
    </w:p>
    <w:p w14:paraId="53899581"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t = (0:255)/256; </w:t>
      </w:r>
      <w:r w:rsidRPr="00A1756A">
        <w:rPr>
          <w:rFonts w:ascii="Courier New" w:hAnsi="Courier New" w:cs="Courier New"/>
          <w:color w:val="3C763D"/>
          <w:sz w:val="24"/>
          <w:szCs w:val="24"/>
          <w:lang w:val="en-US"/>
        </w:rPr>
        <w:t>%0&lt;t&lt;1 t=1/n, 2/n... 255/n</w:t>
      </w:r>
    </w:p>
    <w:p w14:paraId="6039547F"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y5 = cos(23*pi*t);                                  </w:t>
      </w:r>
      <w:r w:rsidRPr="00A1756A">
        <w:rPr>
          <w:rFonts w:ascii="Courier New" w:hAnsi="Courier New" w:cs="Courier New"/>
          <w:color w:val="3C763D"/>
          <w:sz w:val="24"/>
          <w:szCs w:val="24"/>
          <w:lang w:val="en-US"/>
        </w:rPr>
        <w:t>% exactly 11.5 cycles</w:t>
      </w:r>
    </w:p>
    <w:p w14:paraId="126B75CA"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proofErr w:type="spellStart"/>
      <w:r w:rsidRPr="00A1756A">
        <w:rPr>
          <w:rFonts w:ascii="Courier New" w:hAnsi="Courier New" w:cs="Courier New"/>
          <w:color w:val="000000"/>
          <w:sz w:val="24"/>
          <w:szCs w:val="24"/>
          <w:lang w:val="en-US"/>
        </w:rPr>
        <w:t>Fy</w:t>
      </w:r>
      <w:proofErr w:type="spellEnd"/>
      <w:r w:rsidRPr="00A1756A">
        <w:rPr>
          <w:rFonts w:ascii="Courier New" w:hAnsi="Courier New" w:cs="Courier New"/>
          <w:color w:val="000000"/>
          <w:sz w:val="24"/>
          <w:szCs w:val="24"/>
          <w:lang w:val="en-US"/>
        </w:rPr>
        <w:t xml:space="preserve"> = </w:t>
      </w:r>
      <w:proofErr w:type="spellStart"/>
      <w:r w:rsidRPr="00A1756A">
        <w:rPr>
          <w:rFonts w:ascii="Courier New" w:hAnsi="Courier New" w:cs="Courier New"/>
          <w:color w:val="000000"/>
          <w:sz w:val="24"/>
          <w:szCs w:val="24"/>
          <w:lang w:val="en-US"/>
        </w:rPr>
        <w:t>fft</w:t>
      </w:r>
      <w:proofErr w:type="spellEnd"/>
      <w:r w:rsidRPr="00A1756A">
        <w:rPr>
          <w:rFonts w:ascii="Courier New" w:hAnsi="Courier New" w:cs="Courier New"/>
          <w:color w:val="000000"/>
          <w:sz w:val="24"/>
          <w:szCs w:val="24"/>
          <w:lang w:val="en-US"/>
        </w:rPr>
        <w:t xml:space="preserve">(y5);                                       </w:t>
      </w:r>
      <w:r w:rsidRPr="00A1756A">
        <w:rPr>
          <w:rFonts w:ascii="Courier New" w:hAnsi="Courier New" w:cs="Courier New"/>
          <w:color w:val="3C763D"/>
          <w:sz w:val="24"/>
          <w:szCs w:val="24"/>
          <w:lang w:val="en-US"/>
        </w:rPr>
        <w:t>% take the FFT</w:t>
      </w:r>
    </w:p>
    <w:p w14:paraId="3F927E3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 xml:space="preserve"> </w:t>
      </w:r>
    </w:p>
    <w:p w14:paraId="72007717"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figure</w:t>
      </w:r>
    </w:p>
    <w:p w14:paraId="16E5A445"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subplot(2,1,1)                                      </w:t>
      </w:r>
      <w:r w:rsidRPr="00A1756A">
        <w:rPr>
          <w:rFonts w:ascii="Courier New" w:hAnsi="Courier New" w:cs="Courier New"/>
          <w:color w:val="3C763D"/>
          <w:sz w:val="24"/>
          <w:szCs w:val="24"/>
          <w:lang w:val="en-US"/>
        </w:rPr>
        <w:t xml:space="preserve">% stack 2 vertical, 1    </w:t>
      </w:r>
    </w:p>
    <w:p w14:paraId="02DBA8BD"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Fy_16 = </w:t>
      </w:r>
      <w:proofErr w:type="spellStart"/>
      <w:r w:rsidRPr="00A1756A">
        <w:rPr>
          <w:rFonts w:ascii="Courier New" w:hAnsi="Courier New" w:cs="Courier New"/>
          <w:color w:val="000000"/>
          <w:sz w:val="24"/>
          <w:szCs w:val="24"/>
          <w:lang w:val="en-US"/>
        </w:rPr>
        <w:t>fft</w:t>
      </w:r>
      <w:proofErr w:type="spellEnd"/>
      <w:r w:rsidRPr="00A1756A">
        <w:rPr>
          <w:rFonts w:ascii="Courier New" w:hAnsi="Courier New" w:cs="Courier New"/>
          <w:color w:val="000000"/>
          <w:sz w:val="24"/>
          <w:szCs w:val="24"/>
          <w:lang w:val="en-US"/>
        </w:rPr>
        <w:t xml:space="preserve">(y5,N*16);              </w:t>
      </w:r>
      <w:r w:rsidRPr="00A1756A">
        <w:rPr>
          <w:rFonts w:ascii="Courier New" w:hAnsi="Courier New" w:cs="Courier New"/>
          <w:color w:val="3C763D"/>
          <w:sz w:val="24"/>
          <w:szCs w:val="24"/>
          <w:lang w:val="en-US"/>
        </w:rPr>
        <w:t>% FFT with 4096 samples</w:t>
      </w:r>
    </w:p>
    <w:p w14:paraId="3FE4FA9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stem(0:(N/2-1),abs(</w:t>
      </w:r>
      <w:proofErr w:type="spellStart"/>
      <w:r w:rsidRPr="00A1756A">
        <w:rPr>
          <w:rFonts w:ascii="Courier New" w:hAnsi="Courier New" w:cs="Courier New"/>
          <w:color w:val="000000"/>
          <w:sz w:val="24"/>
          <w:szCs w:val="24"/>
          <w:lang w:val="en-US"/>
        </w:rPr>
        <w:t>Fy</w:t>
      </w:r>
      <w:proofErr w:type="spellEnd"/>
      <w:r w:rsidRPr="00A1756A">
        <w:rPr>
          <w:rFonts w:ascii="Courier New" w:hAnsi="Courier New" w:cs="Courier New"/>
          <w:color w:val="000000"/>
          <w:sz w:val="24"/>
          <w:szCs w:val="24"/>
          <w:lang w:val="en-US"/>
        </w:rPr>
        <w:t>(1:N/2)),</w:t>
      </w:r>
      <w:r w:rsidRPr="00A1756A">
        <w:rPr>
          <w:rFonts w:ascii="Courier New" w:hAnsi="Courier New" w:cs="Courier New"/>
          <w:color w:val="A020F0"/>
          <w:sz w:val="24"/>
          <w:szCs w:val="24"/>
          <w:lang w:val="en-US"/>
        </w:rPr>
        <w:t>'filled'</w:t>
      </w:r>
      <w:r w:rsidRPr="00A1756A">
        <w:rPr>
          <w:rFonts w:ascii="Courier New" w:hAnsi="Courier New" w:cs="Courier New"/>
          <w:color w:val="000000"/>
          <w:sz w:val="24"/>
          <w:szCs w:val="24"/>
          <w:lang w:val="en-US"/>
        </w:rPr>
        <w:t>,</w:t>
      </w:r>
      <w:r w:rsidRPr="00A1756A">
        <w:rPr>
          <w:rFonts w:ascii="Courier New" w:hAnsi="Courier New" w:cs="Courier New"/>
          <w:color w:val="A020F0"/>
          <w:sz w:val="24"/>
          <w:szCs w:val="24"/>
          <w:lang w:val="en-US"/>
        </w:rPr>
        <w:t>'MarkerSize'</w:t>
      </w:r>
      <w:r w:rsidRPr="00A1756A">
        <w:rPr>
          <w:rFonts w:ascii="Courier New" w:hAnsi="Courier New" w:cs="Courier New"/>
          <w:color w:val="000000"/>
          <w:sz w:val="24"/>
          <w:szCs w:val="24"/>
          <w:lang w:val="en-US"/>
        </w:rPr>
        <w:t>,2)</w:t>
      </w:r>
    </w:p>
    <w:p w14:paraId="4E6DE82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r w:rsidRPr="00A1756A">
        <w:rPr>
          <w:rFonts w:ascii="Courier New" w:hAnsi="Courier New" w:cs="Courier New"/>
          <w:color w:val="A020F0"/>
          <w:sz w:val="24"/>
          <w:szCs w:val="24"/>
          <w:lang w:val="en-US"/>
        </w:rPr>
        <w:t>'Part 8 Sinusoid'</w:t>
      </w:r>
      <w:r w:rsidRPr="00A1756A">
        <w:rPr>
          <w:rFonts w:ascii="Courier New" w:hAnsi="Courier New" w:cs="Courier New"/>
          <w:color w:val="000000"/>
          <w:sz w:val="24"/>
          <w:szCs w:val="24"/>
          <w:lang w:val="en-US"/>
        </w:rPr>
        <w:t>)</w:t>
      </w:r>
    </w:p>
    <w:p w14:paraId="696F9EE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subplot(2,1,2)                                      </w:t>
      </w:r>
      <w:r w:rsidRPr="00A1756A">
        <w:rPr>
          <w:rFonts w:ascii="Courier New" w:hAnsi="Courier New" w:cs="Courier New"/>
          <w:color w:val="3C763D"/>
          <w:sz w:val="24"/>
          <w:szCs w:val="24"/>
          <w:lang w:val="en-US"/>
        </w:rPr>
        <w:t>% stack 2 vertical, 2nd</w:t>
      </w:r>
    </w:p>
    <w:p w14:paraId="7A2F8DA8"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plot(0:(16*N/2-1),abs(Fy_16(1:16*N/2)))             </w:t>
      </w:r>
      <w:r w:rsidRPr="00A1756A">
        <w:rPr>
          <w:rFonts w:ascii="Courier New" w:hAnsi="Courier New" w:cs="Courier New"/>
          <w:color w:val="3C763D"/>
          <w:sz w:val="24"/>
          <w:szCs w:val="24"/>
          <w:lang w:val="en-US"/>
        </w:rPr>
        <w:t xml:space="preserve">% line plot for det </w:t>
      </w:r>
    </w:p>
    <w:p w14:paraId="0D5A5767"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 xml:space="preserve"> </w:t>
      </w:r>
    </w:p>
    <w:p w14:paraId="5DD7B726"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%Part 9</w:t>
      </w:r>
    </w:p>
    <w:p w14:paraId="379A1781"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%How many Sinusoids are represented?</w:t>
      </w:r>
    </w:p>
    <w:p w14:paraId="2D847C8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%Superimpose both plots while scaling the x axis</w:t>
      </w:r>
    </w:p>
    <w:p w14:paraId="4EA9A6D3"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figure()</w:t>
      </w:r>
    </w:p>
    <w:p w14:paraId="5D71C272"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stem((0:255)/256,abs(</w:t>
      </w:r>
      <w:proofErr w:type="spellStart"/>
      <w:r w:rsidRPr="00A1756A">
        <w:rPr>
          <w:rFonts w:ascii="Courier New" w:hAnsi="Courier New" w:cs="Courier New"/>
          <w:color w:val="000000"/>
          <w:sz w:val="24"/>
          <w:szCs w:val="24"/>
          <w:lang w:val="en-US"/>
        </w:rPr>
        <w:t>Fy</w:t>
      </w:r>
      <w:proofErr w:type="spellEnd"/>
      <w:r w:rsidRPr="00A1756A">
        <w:rPr>
          <w:rFonts w:ascii="Courier New" w:hAnsi="Courier New" w:cs="Courier New"/>
          <w:color w:val="000000"/>
          <w:sz w:val="24"/>
          <w:szCs w:val="24"/>
          <w:lang w:val="en-US"/>
        </w:rPr>
        <w:t>))</w:t>
      </w:r>
    </w:p>
    <w:p w14:paraId="703D686D"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hold </w:t>
      </w:r>
      <w:r w:rsidRPr="00A1756A">
        <w:rPr>
          <w:rFonts w:ascii="Courier New" w:hAnsi="Courier New" w:cs="Courier New"/>
          <w:color w:val="A020F0"/>
          <w:sz w:val="24"/>
          <w:szCs w:val="24"/>
          <w:lang w:val="en-US"/>
        </w:rPr>
        <w:t>on</w:t>
      </w:r>
    </w:p>
    <w:p w14:paraId="7EDC15B4"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plot((0:4095)/4096,abs(Fy_16))</w:t>
      </w:r>
    </w:p>
    <w:p w14:paraId="5C39A12F"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hold </w:t>
      </w:r>
      <w:r w:rsidRPr="00A1756A">
        <w:rPr>
          <w:rFonts w:ascii="Courier New" w:hAnsi="Courier New" w:cs="Courier New"/>
          <w:color w:val="A020F0"/>
          <w:sz w:val="24"/>
          <w:szCs w:val="24"/>
          <w:lang w:val="en-US"/>
        </w:rPr>
        <w:t>off</w:t>
      </w:r>
    </w:p>
    <w:p w14:paraId="29E97F96"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lastRenderedPageBreak/>
        <w:t>title(</w:t>
      </w:r>
      <w:r w:rsidRPr="00A1756A">
        <w:rPr>
          <w:rFonts w:ascii="Courier New" w:hAnsi="Courier New" w:cs="Courier New"/>
          <w:color w:val="A020F0"/>
          <w:sz w:val="24"/>
          <w:szCs w:val="24"/>
          <w:lang w:val="en-US"/>
        </w:rPr>
        <w:t>'Overlayed Signals(Part 9)'</w:t>
      </w:r>
      <w:r w:rsidRPr="00A1756A">
        <w:rPr>
          <w:rFonts w:ascii="Courier New" w:hAnsi="Courier New" w:cs="Courier New"/>
          <w:color w:val="000000"/>
          <w:sz w:val="24"/>
          <w:szCs w:val="24"/>
          <w:lang w:val="en-US"/>
        </w:rPr>
        <w:t>)</w:t>
      </w:r>
    </w:p>
    <w:p w14:paraId="7DD06C77"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 xml:space="preserve">%2 peaks may make it </w:t>
      </w:r>
      <w:proofErr w:type="spellStart"/>
      <w:r w:rsidRPr="00A1756A">
        <w:rPr>
          <w:rFonts w:ascii="Courier New" w:hAnsi="Courier New" w:cs="Courier New"/>
          <w:color w:val="3C763D"/>
          <w:sz w:val="24"/>
          <w:szCs w:val="24"/>
          <w:lang w:val="en-US"/>
        </w:rPr>
        <w:t>seemm</w:t>
      </w:r>
      <w:proofErr w:type="spellEnd"/>
      <w:r w:rsidRPr="00A1756A">
        <w:rPr>
          <w:rFonts w:ascii="Courier New" w:hAnsi="Courier New" w:cs="Courier New"/>
          <w:color w:val="3C763D"/>
          <w:sz w:val="24"/>
          <w:szCs w:val="24"/>
          <w:lang w:val="en-US"/>
        </w:rPr>
        <w:t xml:space="preserve"> like there are 2 sine waves,  but there is</w:t>
      </w:r>
    </w:p>
    <w:p w14:paraId="3FDDFC4E"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 xml:space="preserve">%actually </w:t>
      </w:r>
    </w:p>
    <w:p w14:paraId="4225058B"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3C763D"/>
          <w:sz w:val="24"/>
          <w:szCs w:val="24"/>
          <w:lang w:val="en-US"/>
        </w:rPr>
        <w:t xml:space="preserve"> </w:t>
      </w:r>
    </w:p>
    <w:p w14:paraId="21526ABB"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figure()</w:t>
      </w:r>
    </w:p>
    <w:p w14:paraId="71D55B7A"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w = 2*pi*(0:4095)/4096;</w:t>
      </w:r>
    </w:p>
    <w:p w14:paraId="21234578"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y9 = abs(sin(w.*16./2)./sin(w./2)); </w:t>
      </w:r>
    </w:p>
    <w:p w14:paraId="612CC0AB"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stem(0:4095,y9) </w:t>
      </w:r>
      <w:r w:rsidRPr="00A1756A">
        <w:rPr>
          <w:rFonts w:ascii="Courier New" w:hAnsi="Courier New" w:cs="Courier New"/>
          <w:color w:val="3C763D"/>
          <w:sz w:val="24"/>
          <w:szCs w:val="24"/>
          <w:lang w:val="en-US"/>
        </w:rPr>
        <w:t>%Hand draw this with N = 16</w:t>
      </w:r>
    </w:p>
    <w:p w14:paraId="0CE8432E" w14:textId="77777777"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title(</w:t>
      </w:r>
      <w:r w:rsidRPr="00A1756A">
        <w:rPr>
          <w:rFonts w:ascii="Courier New" w:hAnsi="Courier New" w:cs="Courier New"/>
          <w:color w:val="A020F0"/>
          <w:sz w:val="24"/>
          <w:szCs w:val="24"/>
          <w:lang w:val="en-US"/>
        </w:rPr>
        <w:t>'Window Frequency Domain Magnitude'</w:t>
      </w:r>
      <w:r w:rsidRPr="00A1756A">
        <w:rPr>
          <w:rFonts w:ascii="Courier New" w:hAnsi="Courier New" w:cs="Courier New"/>
          <w:color w:val="000000"/>
          <w:sz w:val="24"/>
          <w:szCs w:val="24"/>
          <w:lang w:val="en-US"/>
        </w:rPr>
        <w:t>)</w:t>
      </w:r>
    </w:p>
    <w:p w14:paraId="46472D45" w14:textId="0B469D12" w:rsidR="00A1756A" w:rsidRPr="00A1756A" w:rsidRDefault="00A1756A" w:rsidP="00A1756A">
      <w:pPr>
        <w:autoSpaceDE w:val="0"/>
        <w:autoSpaceDN w:val="0"/>
        <w:adjustRightInd w:val="0"/>
        <w:spacing w:line="240" w:lineRule="auto"/>
        <w:rPr>
          <w:rFonts w:ascii="Courier New" w:hAnsi="Courier New" w:cs="Courier New"/>
          <w:sz w:val="24"/>
          <w:szCs w:val="24"/>
          <w:lang w:val="en-US"/>
        </w:rPr>
      </w:pPr>
      <w:r w:rsidRPr="00A1756A">
        <w:rPr>
          <w:rFonts w:ascii="Courier New" w:hAnsi="Courier New" w:cs="Courier New"/>
          <w:color w:val="000000"/>
          <w:sz w:val="24"/>
          <w:szCs w:val="24"/>
          <w:lang w:val="en-US"/>
        </w:rPr>
        <w:t xml:space="preserve"> </w:t>
      </w:r>
    </w:p>
    <w:p w14:paraId="2DEDDDDF" w14:textId="31A5AE0C" w:rsidR="00A1756A" w:rsidRDefault="00A1756A">
      <w:pPr>
        <w:spacing w:line="480" w:lineRule="auto"/>
        <w:rPr>
          <w:ins w:id="16" w:author="Larry Pearlstein" w:date="2020-11-22T12:35:00Z"/>
          <w:rFonts w:ascii="Times New Roman" w:eastAsia="Times New Roman" w:hAnsi="Times New Roman" w:cs="Times New Roman"/>
          <w:b/>
          <w:sz w:val="24"/>
          <w:szCs w:val="24"/>
          <w:u w:val="single"/>
        </w:rPr>
      </w:pPr>
    </w:p>
    <w:tbl>
      <w:tblPr>
        <w:tblW w:w="10140" w:type="dxa"/>
        <w:tblLook w:val="04A0" w:firstRow="1" w:lastRow="0" w:firstColumn="1" w:lastColumn="0" w:noHBand="0" w:noVBand="1"/>
      </w:tblPr>
      <w:tblGrid>
        <w:gridCol w:w="2220"/>
        <w:gridCol w:w="6040"/>
        <w:gridCol w:w="760"/>
        <w:gridCol w:w="1120"/>
      </w:tblGrid>
      <w:tr w:rsidR="001A30D7" w:rsidRPr="001A30D7" w14:paraId="3EF19A41" w14:textId="77777777" w:rsidTr="001A30D7">
        <w:trPr>
          <w:trHeight w:val="255"/>
          <w:ins w:id="17" w:author="Larry Pearlstein" w:date="2020-11-22T12:35:00Z"/>
        </w:trPr>
        <w:tc>
          <w:tcPr>
            <w:tcW w:w="222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2F13B336" w14:textId="77777777" w:rsidR="001A30D7" w:rsidRPr="001A30D7" w:rsidRDefault="001A30D7" w:rsidP="001A30D7">
            <w:pPr>
              <w:spacing w:line="240" w:lineRule="auto"/>
              <w:jc w:val="center"/>
              <w:rPr>
                <w:ins w:id="18" w:author="Larry Pearlstein" w:date="2020-11-22T12:35:00Z"/>
                <w:rFonts w:ascii="Calibri" w:eastAsia="Times New Roman" w:hAnsi="Calibri" w:cs="Calibri"/>
                <w:b/>
                <w:bCs/>
                <w:color w:val="000000"/>
                <w:sz w:val="18"/>
                <w:szCs w:val="18"/>
                <w:lang w:val="en-US"/>
              </w:rPr>
            </w:pPr>
            <w:ins w:id="19" w:author="Larry Pearlstein" w:date="2020-11-22T12:35:00Z">
              <w:r w:rsidRPr="001A30D7">
                <w:rPr>
                  <w:rFonts w:ascii="Calibri" w:eastAsia="Times New Roman" w:hAnsi="Calibri" w:cs="Calibri"/>
                  <w:b/>
                  <w:bCs/>
                  <w:color w:val="000000"/>
                  <w:sz w:val="18"/>
                  <w:szCs w:val="18"/>
                  <w:lang w:val="en-US"/>
                </w:rPr>
                <w:t>Description</w:t>
              </w:r>
            </w:ins>
          </w:p>
        </w:tc>
        <w:tc>
          <w:tcPr>
            <w:tcW w:w="6040" w:type="dxa"/>
            <w:tcBorders>
              <w:top w:val="single" w:sz="8" w:space="0" w:color="auto"/>
              <w:left w:val="nil"/>
              <w:bottom w:val="double" w:sz="6" w:space="0" w:color="auto"/>
              <w:right w:val="single" w:sz="4" w:space="0" w:color="auto"/>
            </w:tcBorders>
            <w:shd w:val="clear" w:color="auto" w:fill="auto"/>
            <w:vAlign w:val="center"/>
            <w:hideMark/>
          </w:tcPr>
          <w:p w14:paraId="21CEFD07" w14:textId="77777777" w:rsidR="001A30D7" w:rsidRPr="001A30D7" w:rsidRDefault="001A30D7" w:rsidP="001A30D7">
            <w:pPr>
              <w:spacing w:line="240" w:lineRule="auto"/>
              <w:jc w:val="center"/>
              <w:rPr>
                <w:ins w:id="20" w:author="Larry Pearlstein" w:date="2020-11-22T12:35:00Z"/>
                <w:rFonts w:ascii="Calibri" w:eastAsia="Times New Roman" w:hAnsi="Calibri" w:cs="Calibri"/>
                <w:b/>
                <w:bCs/>
                <w:color w:val="000000"/>
                <w:sz w:val="18"/>
                <w:szCs w:val="18"/>
                <w:lang w:val="en-US"/>
              </w:rPr>
            </w:pPr>
            <w:ins w:id="21" w:author="Larry Pearlstein" w:date="2020-11-22T12:35:00Z">
              <w:r w:rsidRPr="001A30D7">
                <w:rPr>
                  <w:rFonts w:ascii="Calibri" w:eastAsia="Times New Roman" w:hAnsi="Calibri" w:cs="Calibri"/>
                  <w:b/>
                  <w:bCs/>
                  <w:color w:val="000000"/>
                  <w:sz w:val="18"/>
                  <w:szCs w:val="18"/>
                  <w:lang w:val="en-US"/>
                </w:rPr>
                <w:t>Expectation</w:t>
              </w:r>
            </w:ins>
          </w:p>
        </w:tc>
        <w:tc>
          <w:tcPr>
            <w:tcW w:w="760" w:type="dxa"/>
            <w:tcBorders>
              <w:top w:val="single" w:sz="8" w:space="0" w:color="auto"/>
              <w:left w:val="nil"/>
              <w:bottom w:val="double" w:sz="6" w:space="0" w:color="auto"/>
              <w:right w:val="single" w:sz="4" w:space="0" w:color="auto"/>
            </w:tcBorders>
            <w:shd w:val="clear" w:color="auto" w:fill="auto"/>
            <w:vAlign w:val="center"/>
            <w:hideMark/>
          </w:tcPr>
          <w:p w14:paraId="1CCDCA4A" w14:textId="77777777" w:rsidR="001A30D7" w:rsidRPr="001A30D7" w:rsidRDefault="001A30D7" w:rsidP="001A30D7">
            <w:pPr>
              <w:spacing w:line="240" w:lineRule="auto"/>
              <w:jc w:val="center"/>
              <w:rPr>
                <w:ins w:id="22" w:author="Larry Pearlstein" w:date="2020-11-22T12:35:00Z"/>
                <w:rFonts w:ascii="Calibri" w:eastAsia="Times New Roman" w:hAnsi="Calibri" w:cs="Calibri"/>
                <w:b/>
                <w:bCs/>
                <w:color w:val="000000"/>
                <w:sz w:val="18"/>
                <w:szCs w:val="18"/>
                <w:lang w:val="en-US"/>
              </w:rPr>
            </w:pPr>
            <w:ins w:id="23" w:author="Larry Pearlstein" w:date="2020-11-22T12:35:00Z">
              <w:r w:rsidRPr="001A30D7">
                <w:rPr>
                  <w:rFonts w:ascii="Calibri" w:eastAsia="Times New Roman" w:hAnsi="Calibri" w:cs="Calibri"/>
                  <w:b/>
                  <w:bCs/>
                  <w:color w:val="000000"/>
                  <w:sz w:val="18"/>
                  <w:szCs w:val="18"/>
                  <w:lang w:val="en-US"/>
                </w:rPr>
                <w:t>Max Pts.</w:t>
              </w:r>
            </w:ins>
          </w:p>
        </w:tc>
        <w:tc>
          <w:tcPr>
            <w:tcW w:w="1120" w:type="dxa"/>
            <w:tcBorders>
              <w:top w:val="single" w:sz="8" w:space="0" w:color="auto"/>
              <w:left w:val="nil"/>
              <w:bottom w:val="double" w:sz="6" w:space="0" w:color="auto"/>
              <w:right w:val="single" w:sz="8" w:space="0" w:color="auto"/>
            </w:tcBorders>
            <w:shd w:val="clear" w:color="auto" w:fill="auto"/>
            <w:vAlign w:val="center"/>
            <w:hideMark/>
          </w:tcPr>
          <w:p w14:paraId="1DD63D12" w14:textId="77777777" w:rsidR="001A30D7" w:rsidRPr="001A30D7" w:rsidRDefault="001A30D7" w:rsidP="001A30D7">
            <w:pPr>
              <w:spacing w:line="240" w:lineRule="auto"/>
              <w:jc w:val="center"/>
              <w:rPr>
                <w:ins w:id="24" w:author="Larry Pearlstein" w:date="2020-11-22T12:35:00Z"/>
                <w:rFonts w:ascii="Calibri" w:eastAsia="Times New Roman" w:hAnsi="Calibri" w:cs="Calibri"/>
                <w:b/>
                <w:bCs/>
                <w:color w:val="000000"/>
                <w:sz w:val="18"/>
                <w:szCs w:val="18"/>
                <w:lang w:val="en-US"/>
              </w:rPr>
            </w:pPr>
            <w:ins w:id="25" w:author="Larry Pearlstein" w:date="2020-11-22T12:35:00Z">
              <w:r w:rsidRPr="001A30D7">
                <w:rPr>
                  <w:rFonts w:ascii="Calibri" w:eastAsia="Times New Roman" w:hAnsi="Calibri" w:cs="Calibri"/>
                  <w:b/>
                  <w:bCs/>
                  <w:color w:val="000000"/>
                  <w:sz w:val="18"/>
                  <w:szCs w:val="18"/>
                  <w:lang w:val="en-US"/>
                </w:rPr>
                <w:t>Pts. Deducted</w:t>
              </w:r>
            </w:ins>
          </w:p>
        </w:tc>
      </w:tr>
      <w:tr w:rsidR="001A30D7" w:rsidRPr="001A30D7" w14:paraId="2CAD3F6B" w14:textId="77777777" w:rsidTr="001A30D7">
        <w:trPr>
          <w:trHeight w:val="255"/>
          <w:ins w:id="26"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55B78ABA" w14:textId="77777777" w:rsidR="001A30D7" w:rsidRPr="001A30D7" w:rsidRDefault="001A30D7" w:rsidP="001A30D7">
            <w:pPr>
              <w:spacing w:line="240" w:lineRule="auto"/>
              <w:rPr>
                <w:ins w:id="27" w:author="Larry Pearlstein" w:date="2020-11-22T12:35:00Z"/>
                <w:rFonts w:ascii="Calibri" w:eastAsia="Times New Roman" w:hAnsi="Calibri" w:cs="Calibri"/>
                <w:color w:val="000000"/>
                <w:sz w:val="18"/>
                <w:szCs w:val="18"/>
                <w:lang w:val="en-US"/>
              </w:rPr>
            </w:pPr>
            <w:ins w:id="28" w:author="Larry Pearlstein" w:date="2020-11-22T12:35:00Z">
              <w:r w:rsidRPr="001A30D7">
                <w:rPr>
                  <w:rFonts w:ascii="Calibri" w:eastAsia="Times New Roman" w:hAnsi="Calibri" w:cs="Calibri"/>
                  <w:color w:val="000000"/>
                  <w:sz w:val="18"/>
                  <w:szCs w:val="18"/>
                  <w:lang w:val="en-US"/>
                </w:rPr>
                <w:t>Introduction</w:t>
              </w:r>
            </w:ins>
          </w:p>
        </w:tc>
        <w:tc>
          <w:tcPr>
            <w:tcW w:w="6040" w:type="dxa"/>
            <w:tcBorders>
              <w:top w:val="nil"/>
              <w:left w:val="nil"/>
              <w:bottom w:val="single" w:sz="4" w:space="0" w:color="auto"/>
              <w:right w:val="single" w:sz="4" w:space="0" w:color="auto"/>
            </w:tcBorders>
            <w:shd w:val="clear" w:color="auto" w:fill="auto"/>
            <w:vAlign w:val="bottom"/>
            <w:hideMark/>
          </w:tcPr>
          <w:p w14:paraId="7D51D69C" w14:textId="77777777" w:rsidR="001A30D7" w:rsidRPr="001A30D7" w:rsidRDefault="001A30D7" w:rsidP="001A30D7">
            <w:pPr>
              <w:spacing w:line="240" w:lineRule="auto"/>
              <w:rPr>
                <w:ins w:id="29" w:author="Larry Pearlstein" w:date="2020-11-22T12:35:00Z"/>
                <w:rFonts w:ascii="Calibri" w:eastAsia="Times New Roman" w:hAnsi="Calibri" w:cs="Calibri"/>
                <w:color w:val="000000"/>
                <w:sz w:val="18"/>
                <w:szCs w:val="18"/>
                <w:lang w:val="en-US"/>
              </w:rPr>
            </w:pPr>
            <w:ins w:id="30" w:author="Larry Pearlstein" w:date="2020-11-22T12:35:00Z">
              <w:r w:rsidRPr="001A30D7">
                <w:rPr>
                  <w:rFonts w:ascii="Calibri" w:eastAsia="Times New Roman" w:hAnsi="Calibri" w:cs="Calibri"/>
                  <w:color w:val="000000"/>
                  <w:sz w:val="18"/>
                  <w:szCs w:val="18"/>
                  <w:lang w:val="en-US"/>
                </w:rPr>
                <w:t>Brief overview</w:t>
              </w:r>
            </w:ins>
          </w:p>
        </w:tc>
        <w:tc>
          <w:tcPr>
            <w:tcW w:w="760" w:type="dxa"/>
            <w:tcBorders>
              <w:top w:val="nil"/>
              <w:left w:val="nil"/>
              <w:bottom w:val="single" w:sz="4" w:space="0" w:color="auto"/>
              <w:right w:val="single" w:sz="4" w:space="0" w:color="auto"/>
            </w:tcBorders>
            <w:shd w:val="clear" w:color="auto" w:fill="auto"/>
            <w:vAlign w:val="bottom"/>
            <w:hideMark/>
          </w:tcPr>
          <w:p w14:paraId="47A32518" w14:textId="77777777" w:rsidR="001A30D7" w:rsidRPr="001A30D7" w:rsidRDefault="001A30D7" w:rsidP="001A30D7">
            <w:pPr>
              <w:spacing w:line="240" w:lineRule="auto"/>
              <w:jc w:val="right"/>
              <w:rPr>
                <w:ins w:id="31" w:author="Larry Pearlstein" w:date="2020-11-22T12:35:00Z"/>
                <w:rFonts w:ascii="Calibri" w:eastAsia="Times New Roman" w:hAnsi="Calibri" w:cs="Calibri"/>
                <w:color w:val="000000"/>
                <w:sz w:val="18"/>
                <w:szCs w:val="18"/>
                <w:lang w:val="en-US"/>
              </w:rPr>
            </w:pPr>
            <w:ins w:id="32" w:author="Larry Pearlstein" w:date="2020-11-22T12:35:00Z">
              <w:r w:rsidRPr="001A30D7">
                <w:rPr>
                  <w:rFonts w:ascii="Calibri" w:eastAsia="Times New Roman" w:hAnsi="Calibri" w:cs="Calibri"/>
                  <w:color w:val="000000"/>
                  <w:sz w:val="18"/>
                  <w:szCs w:val="18"/>
                  <w:lang w:val="en-US"/>
                </w:rPr>
                <w:t>1</w:t>
              </w:r>
            </w:ins>
          </w:p>
        </w:tc>
        <w:tc>
          <w:tcPr>
            <w:tcW w:w="1120" w:type="dxa"/>
            <w:tcBorders>
              <w:top w:val="nil"/>
              <w:left w:val="nil"/>
              <w:bottom w:val="single" w:sz="4" w:space="0" w:color="auto"/>
              <w:right w:val="single" w:sz="8" w:space="0" w:color="auto"/>
            </w:tcBorders>
            <w:shd w:val="clear" w:color="auto" w:fill="auto"/>
            <w:vAlign w:val="bottom"/>
            <w:hideMark/>
          </w:tcPr>
          <w:p w14:paraId="58D2DE76" w14:textId="77777777" w:rsidR="001A30D7" w:rsidRPr="001A30D7" w:rsidRDefault="001A30D7" w:rsidP="001A30D7">
            <w:pPr>
              <w:spacing w:line="240" w:lineRule="auto"/>
              <w:rPr>
                <w:ins w:id="33" w:author="Larry Pearlstein" w:date="2020-11-22T12:35:00Z"/>
                <w:rFonts w:ascii="Calibri" w:eastAsia="Times New Roman" w:hAnsi="Calibri" w:cs="Calibri"/>
                <w:color w:val="000000"/>
                <w:sz w:val="18"/>
                <w:szCs w:val="18"/>
                <w:lang w:val="en-US"/>
              </w:rPr>
            </w:pPr>
            <w:ins w:id="34" w:author="Larry Pearlstein" w:date="2020-11-22T12:35:00Z">
              <w:r w:rsidRPr="001A30D7">
                <w:rPr>
                  <w:rFonts w:ascii="Calibri" w:eastAsia="Times New Roman" w:hAnsi="Calibri" w:cs="Calibri"/>
                  <w:color w:val="000000"/>
                  <w:sz w:val="18"/>
                  <w:szCs w:val="18"/>
                  <w:lang w:val="en-US"/>
                </w:rPr>
                <w:t> </w:t>
              </w:r>
            </w:ins>
          </w:p>
        </w:tc>
      </w:tr>
      <w:tr w:rsidR="001A30D7" w:rsidRPr="001A30D7" w14:paraId="2D1766B5" w14:textId="77777777" w:rsidTr="001A30D7">
        <w:trPr>
          <w:trHeight w:val="240"/>
          <w:ins w:id="35"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0D66AA97" w14:textId="77777777" w:rsidR="001A30D7" w:rsidRPr="001A30D7" w:rsidRDefault="001A30D7" w:rsidP="001A30D7">
            <w:pPr>
              <w:spacing w:line="240" w:lineRule="auto"/>
              <w:rPr>
                <w:ins w:id="36" w:author="Larry Pearlstein" w:date="2020-11-22T12:35:00Z"/>
                <w:rFonts w:ascii="Calibri" w:eastAsia="Times New Roman" w:hAnsi="Calibri" w:cs="Calibri"/>
                <w:color w:val="000000"/>
                <w:sz w:val="18"/>
                <w:szCs w:val="18"/>
                <w:lang w:val="en-US"/>
              </w:rPr>
            </w:pPr>
            <w:ins w:id="37" w:author="Larry Pearlstein" w:date="2020-11-22T12:35:00Z">
              <w:r w:rsidRPr="001A30D7">
                <w:rPr>
                  <w:rFonts w:ascii="Calibri" w:eastAsia="Times New Roman" w:hAnsi="Calibri" w:cs="Calibri"/>
                  <w:color w:val="000000"/>
                  <w:sz w:val="18"/>
                  <w:szCs w:val="18"/>
                  <w:lang w:val="en-US"/>
                </w:rPr>
                <w:t>Procedure</w:t>
              </w:r>
            </w:ins>
          </w:p>
        </w:tc>
        <w:tc>
          <w:tcPr>
            <w:tcW w:w="6040" w:type="dxa"/>
            <w:tcBorders>
              <w:top w:val="nil"/>
              <w:left w:val="nil"/>
              <w:bottom w:val="single" w:sz="4" w:space="0" w:color="auto"/>
              <w:right w:val="single" w:sz="4" w:space="0" w:color="auto"/>
            </w:tcBorders>
            <w:shd w:val="clear" w:color="auto" w:fill="auto"/>
            <w:vAlign w:val="bottom"/>
            <w:hideMark/>
          </w:tcPr>
          <w:p w14:paraId="36AB179B" w14:textId="77777777" w:rsidR="001A30D7" w:rsidRPr="001A30D7" w:rsidRDefault="001A30D7" w:rsidP="001A30D7">
            <w:pPr>
              <w:spacing w:line="240" w:lineRule="auto"/>
              <w:rPr>
                <w:ins w:id="38" w:author="Larry Pearlstein" w:date="2020-11-22T12:35:00Z"/>
                <w:rFonts w:ascii="Calibri" w:eastAsia="Times New Roman" w:hAnsi="Calibri" w:cs="Calibri"/>
                <w:color w:val="000000"/>
                <w:sz w:val="18"/>
                <w:szCs w:val="18"/>
                <w:lang w:val="en-US"/>
              </w:rPr>
            </w:pPr>
            <w:ins w:id="39" w:author="Larry Pearlstein" w:date="2020-11-22T12:35:00Z">
              <w:r w:rsidRPr="001A30D7">
                <w:rPr>
                  <w:rFonts w:ascii="Calibri" w:eastAsia="Times New Roman" w:hAnsi="Calibri" w:cs="Calibri"/>
                  <w:color w:val="000000"/>
                  <w:sz w:val="18"/>
                  <w:szCs w:val="18"/>
                  <w:lang w:val="en-US"/>
                </w:rPr>
                <w:t>Brief description of procedures</w:t>
              </w:r>
            </w:ins>
          </w:p>
        </w:tc>
        <w:tc>
          <w:tcPr>
            <w:tcW w:w="760" w:type="dxa"/>
            <w:tcBorders>
              <w:top w:val="nil"/>
              <w:left w:val="nil"/>
              <w:bottom w:val="single" w:sz="4" w:space="0" w:color="auto"/>
              <w:right w:val="single" w:sz="4" w:space="0" w:color="auto"/>
            </w:tcBorders>
            <w:shd w:val="clear" w:color="auto" w:fill="auto"/>
            <w:vAlign w:val="bottom"/>
            <w:hideMark/>
          </w:tcPr>
          <w:p w14:paraId="5CB56A5A" w14:textId="77777777" w:rsidR="001A30D7" w:rsidRPr="001A30D7" w:rsidRDefault="001A30D7" w:rsidP="001A30D7">
            <w:pPr>
              <w:spacing w:line="240" w:lineRule="auto"/>
              <w:jc w:val="right"/>
              <w:rPr>
                <w:ins w:id="40" w:author="Larry Pearlstein" w:date="2020-11-22T12:35:00Z"/>
                <w:rFonts w:ascii="Calibri" w:eastAsia="Times New Roman" w:hAnsi="Calibri" w:cs="Calibri"/>
                <w:color w:val="000000"/>
                <w:sz w:val="18"/>
                <w:szCs w:val="18"/>
                <w:lang w:val="en-US"/>
              </w:rPr>
            </w:pPr>
            <w:ins w:id="41" w:author="Larry Pearlstein" w:date="2020-11-22T12:35:00Z">
              <w:r w:rsidRPr="001A30D7">
                <w:rPr>
                  <w:rFonts w:ascii="Calibri" w:eastAsia="Times New Roman" w:hAnsi="Calibri" w:cs="Calibri"/>
                  <w:color w:val="000000"/>
                  <w:sz w:val="18"/>
                  <w:szCs w:val="18"/>
                  <w:lang w:val="en-US"/>
                </w:rPr>
                <w:t>1</w:t>
              </w:r>
            </w:ins>
          </w:p>
        </w:tc>
        <w:tc>
          <w:tcPr>
            <w:tcW w:w="1120" w:type="dxa"/>
            <w:tcBorders>
              <w:top w:val="nil"/>
              <w:left w:val="nil"/>
              <w:bottom w:val="single" w:sz="4" w:space="0" w:color="auto"/>
              <w:right w:val="single" w:sz="8" w:space="0" w:color="auto"/>
            </w:tcBorders>
            <w:shd w:val="clear" w:color="auto" w:fill="auto"/>
            <w:vAlign w:val="bottom"/>
            <w:hideMark/>
          </w:tcPr>
          <w:p w14:paraId="36BDDEC1" w14:textId="77777777" w:rsidR="001A30D7" w:rsidRPr="001A30D7" w:rsidRDefault="001A30D7" w:rsidP="001A30D7">
            <w:pPr>
              <w:spacing w:line="240" w:lineRule="auto"/>
              <w:rPr>
                <w:ins w:id="42" w:author="Larry Pearlstein" w:date="2020-11-22T12:35:00Z"/>
                <w:rFonts w:ascii="Calibri" w:eastAsia="Times New Roman" w:hAnsi="Calibri" w:cs="Calibri"/>
                <w:color w:val="000000"/>
                <w:sz w:val="18"/>
                <w:szCs w:val="18"/>
                <w:lang w:val="en-US"/>
              </w:rPr>
            </w:pPr>
            <w:ins w:id="43" w:author="Larry Pearlstein" w:date="2020-11-22T12:35:00Z">
              <w:r w:rsidRPr="001A30D7">
                <w:rPr>
                  <w:rFonts w:ascii="Calibri" w:eastAsia="Times New Roman" w:hAnsi="Calibri" w:cs="Calibri"/>
                  <w:color w:val="000000"/>
                  <w:sz w:val="18"/>
                  <w:szCs w:val="18"/>
                  <w:lang w:val="en-US"/>
                </w:rPr>
                <w:t> </w:t>
              </w:r>
            </w:ins>
          </w:p>
        </w:tc>
      </w:tr>
      <w:tr w:rsidR="001A30D7" w:rsidRPr="001A30D7" w14:paraId="457A3456" w14:textId="77777777" w:rsidTr="001A30D7">
        <w:trPr>
          <w:trHeight w:val="240"/>
          <w:ins w:id="44"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75CC0A5D" w14:textId="77777777" w:rsidR="001A30D7" w:rsidRPr="001A30D7" w:rsidRDefault="001A30D7" w:rsidP="001A30D7">
            <w:pPr>
              <w:spacing w:line="240" w:lineRule="auto"/>
              <w:rPr>
                <w:ins w:id="45" w:author="Larry Pearlstein" w:date="2020-11-22T12:35:00Z"/>
                <w:rFonts w:ascii="Calibri" w:eastAsia="Times New Roman" w:hAnsi="Calibri" w:cs="Calibri"/>
                <w:color w:val="000000"/>
                <w:sz w:val="18"/>
                <w:szCs w:val="18"/>
                <w:lang w:val="en-US"/>
              </w:rPr>
            </w:pPr>
            <w:ins w:id="46" w:author="Larry Pearlstein" w:date="2020-11-22T12:35:00Z">
              <w:r w:rsidRPr="001A30D7">
                <w:rPr>
                  <w:rFonts w:ascii="Calibri" w:eastAsia="Times New Roman" w:hAnsi="Calibri" w:cs="Calibri"/>
                  <w:color w:val="000000"/>
                  <w:sz w:val="18"/>
                  <w:szCs w:val="18"/>
                  <w:lang w:val="en-US"/>
                </w:rPr>
                <w:t>Design/Engineering Work</w:t>
              </w:r>
            </w:ins>
          </w:p>
        </w:tc>
        <w:tc>
          <w:tcPr>
            <w:tcW w:w="6040" w:type="dxa"/>
            <w:tcBorders>
              <w:top w:val="nil"/>
              <w:left w:val="nil"/>
              <w:bottom w:val="single" w:sz="4" w:space="0" w:color="auto"/>
              <w:right w:val="single" w:sz="4" w:space="0" w:color="auto"/>
            </w:tcBorders>
            <w:shd w:val="clear" w:color="auto" w:fill="auto"/>
            <w:vAlign w:val="bottom"/>
            <w:hideMark/>
          </w:tcPr>
          <w:p w14:paraId="2FB67F1B" w14:textId="77777777" w:rsidR="001A30D7" w:rsidRPr="001A30D7" w:rsidRDefault="001A30D7" w:rsidP="001A30D7">
            <w:pPr>
              <w:spacing w:line="240" w:lineRule="auto"/>
              <w:rPr>
                <w:ins w:id="47" w:author="Larry Pearlstein" w:date="2020-11-22T12:35:00Z"/>
                <w:rFonts w:ascii="Calibri" w:eastAsia="Times New Roman" w:hAnsi="Calibri" w:cs="Calibri"/>
                <w:color w:val="000000"/>
                <w:sz w:val="18"/>
                <w:szCs w:val="18"/>
                <w:lang w:val="en-US"/>
              </w:rPr>
            </w:pPr>
            <w:ins w:id="48" w:author="Larry Pearlstein" w:date="2020-11-22T12:35:00Z">
              <w:r w:rsidRPr="001A30D7">
                <w:rPr>
                  <w:rFonts w:ascii="Calibri" w:eastAsia="Times New Roman" w:hAnsi="Calibri" w:cs="Calibri"/>
                  <w:color w:val="000000"/>
                  <w:sz w:val="18"/>
                  <w:szCs w:val="18"/>
                  <w:lang w:val="en-US"/>
                </w:rPr>
                <w:t> </w:t>
              </w:r>
            </w:ins>
          </w:p>
        </w:tc>
        <w:tc>
          <w:tcPr>
            <w:tcW w:w="760" w:type="dxa"/>
            <w:tcBorders>
              <w:top w:val="nil"/>
              <w:left w:val="nil"/>
              <w:bottom w:val="single" w:sz="4" w:space="0" w:color="auto"/>
              <w:right w:val="single" w:sz="4" w:space="0" w:color="auto"/>
            </w:tcBorders>
            <w:shd w:val="clear" w:color="auto" w:fill="auto"/>
            <w:vAlign w:val="bottom"/>
            <w:hideMark/>
          </w:tcPr>
          <w:p w14:paraId="07370940" w14:textId="77777777" w:rsidR="001A30D7" w:rsidRPr="001A30D7" w:rsidRDefault="001A30D7" w:rsidP="001A30D7">
            <w:pPr>
              <w:spacing w:line="240" w:lineRule="auto"/>
              <w:rPr>
                <w:ins w:id="49" w:author="Larry Pearlstein" w:date="2020-11-22T12:35:00Z"/>
                <w:rFonts w:ascii="Calibri" w:eastAsia="Times New Roman" w:hAnsi="Calibri" w:cs="Calibri"/>
                <w:color w:val="000000"/>
                <w:sz w:val="18"/>
                <w:szCs w:val="18"/>
                <w:lang w:val="en-US"/>
              </w:rPr>
            </w:pPr>
            <w:ins w:id="50" w:author="Larry Pearlstein" w:date="2020-11-22T12:35:00Z">
              <w:r w:rsidRPr="001A30D7">
                <w:rPr>
                  <w:rFonts w:ascii="Calibri" w:eastAsia="Times New Roman" w:hAnsi="Calibri" w:cs="Calibri"/>
                  <w:color w:val="000000"/>
                  <w:sz w:val="18"/>
                  <w:szCs w:val="18"/>
                  <w:lang w:val="en-US"/>
                </w:rPr>
                <w:t> </w:t>
              </w:r>
            </w:ins>
          </w:p>
        </w:tc>
        <w:tc>
          <w:tcPr>
            <w:tcW w:w="1120" w:type="dxa"/>
            <w:tcBorders>
              <w:top w:val="nil"/>
              <w:left w:val="nil"/>
              <w:bottom w:val="single" w:sz="4" w:space="0" w:color="auto"/>
              <w:right w:val="single" w:sz="8" w:space="0" w:color="auto"/>
            </w:tcBorders>
            <w:shd w:val="clear" w:color="auto" w:fill="auto"/>
            <w:vAlign w:val="bottom"/>
            <w:hideMark/>
          </w:tcPr>
          <w:p w14:paraId="656A98F1" w14:textId="77777777" w:rsidR="001A30D7" w:rsidRPr="001A30D7" w:rsidRDefault="001A30D7" w:rsidP="001A30D7">
            <w:pPr>
              <w:spacing w:line="240" w:lineRule="auto"/>
              <w:rPr>
                <w:ins w:id="51" w:author="Larry Pearlstein" w:date="2020-11-22T12:35:00Z"/>
                <w:rFonts w:ascii="Calibri" w:eastAsia="Times New Roman" w:hAnsi="Calibri" w:cs="Calibri"/>
                <w:color w:val="000000"/>
                <w:sz w:val="18"/>
                <w:szCs w:val="18"/>
                <w:lang w:val="en-US"/>
              </w:rPr>
            </w:pPr>
            <w:ins w:id="52" w:author="Larry Pearlstein" w:date="2020-11-22T12:35:00Z">
              <w:r w:rsidRPr="001A30D7">
                <w:rPr>
                  <w:rFonts w:ascii="Calibri" w:eastAsia="Times New Roman" w:hAnsi="Calibri" w:cs="Calibri"/>
                  <w:color w:val="000000"/>
                  <w:sz w:val="18"/>
                  <w:szCs w:val="18"/>
                  <w:lang w:val="en-US"/>
                </w:rPr>
                <w:t> </w:t>
              </w:r>
            </w:ins>
          </w:p>
        </w:tc>
      </w:tr>
      <w:tr w:rsidR="001A30D7" w:rsidRPr="001A30D7" w14:paraId="1CE2EE4D" w14:textId="77777777" w:rsidTr="001A30D7">
        <w:trPr>
          <w:trHeight w:val="240"/>
          <w:ins w:id="53"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7C369876" w14:textId="77777777" w:rsidR="001A30D7" w:rsidRPr="001A30D7" w:rsidRDefault="001A30D7" w:rsidP="001A30D7">
            <w:pPr>
              <w:spacing w:line="240" w:lineRule="auto"/>
              <w:rPr>
                <w:ins w:id="54" w:author="Larry Pearlstein" w:date="2020-11-22T12:35:00Z"/>
                <w:rFonts w:ascii="Calibri" w:eastAsia="Times New Roman" w:hAnsi="Calibri" w:cs="Calibri"/>
                <w:color w:val="000000"/>
                <w:sz w:val="18"/>
                <w:szCs w:val="18"/>
                <w:lang w:val="en-US"/>
              </w:rPr>
            </w:pPr>
            <w:ins w:id="55" w:author="Larry Pearlstein" w:date="2020-11-22T12:35:00Z">
              <w:r w:rsidRPr="001A30D7">
                <w:rPr>
                  <w:rFonts w:ascii="Calibri" w:eastAsia="Times New Roman" w:hAnsi="Calibri" w:cs="Calibri"/>
                  <w:color w:val="000000"/>
                  <w:sz w:val="18"/>
                  <w:szCs w:val="18"/>
                  <w:lang w:val="en-US"/>
                </w:rPr>
                <w:t> </w:t>
              </w:r>
            </w:ins>
          </w:p>
        </w:tc>
        <w:tc>
          <w:tcPr>
            <w:tcW w:w="6040" w:type="dxa"/>
            <w:tcBorders>
              <w:top w:val="nil"/>
              <w:left w:val="nil"/>
              <w:bottom w:val="single" w:sz="4" w:space="0" w:color="auto"/>
              <w:right w:val="single" w:sz="4" w:space="0" w:color="auto"/>
            </w:tcBorders>
            <w:shd w:val="clear" w:color="auto" w:fill="auto"/>
            <w:vAlign w:val="bottom"/>
            <w:hideMark/>
          </w:tcPr>
          <w:p w14:paraId="5583E32C" w14:textId="77777777" w:rsidR="001A30D7" w:rsidRPr="001A30D7" w:rsidRDefault="001A30D7" w:rsidP="001A30D7">
            <w:pPr>
              <w:spacing w:line="240" w:lineRule="auto"/>
              <w:rPr>
                <w:ins w:id="56" w:author="Larry Pearlstein" w:date="2020-11-22T12:35:00Z"/>
                <w:rFonts w:ascii="Calibri" w:eastAsia="Times New Roman" w:hAnsi="Calibri" w:cs="Calibri"/>
                <w:color w:val="000000"/>
                <w:sz w:val="18"/>
                <w:szCs w:val="18"/>
                <w:lang w:val="en-US"/>
              </w:rPr>
            </w:pPr>
            <w:ins w:id="57" w:author="Larry Pearlstein" w:date="2020-11-22T12:35:00Z">
              <w:r w:rsidRPr="001A30D7">
                <w:rPr>
                  <w:rFonts w:ascii="Calibri" w:eastAsia="Times New Roman" w:hAnsi="Calibri" w:cs="Calibri"/>
                  <w:color w:val="000000"/>
                  <w:sz w:val="18"/>
                  <w:szCs w:val="18"/>
                  <w:lang w:val="en-US"/>
                </w:rPr>
                <w:t>Mathematical analysis and code are correct.</w:t>
              </w:r>
            </w:ins>
          </w:p>
        </w:tc>
        <w:tc>
          <w:tcPr>
            <w:tcW w:w="760" w:type="dxa"/>
            <w:tcBorders>
              <w:top w:val="nil"/>
              <w:left w:val="nil"/>
              <w:bottom w:val="single" w:sz="4" w:space="0" w:color="auto"/>
              <w:right w:val="single" w:sz="4" w:space="0" w:color="auto"/>
            </w:tcBorders>
            <w:shd w:val="clear" w:color="auto" w:fill="auto"/>
            <w:vAlign w:val="bottom"/>
            <w:hideMark/>
          </w:tcPr>
          <w:p w14:paraId="3FAEF603" w14:textId="77777777" w:rsidR="001A30D7" w:rsidRPr="001A30D7" w:rsidRDefault="001A30D7" w:rsidP="001A30D7">
            <w:pPr>
              <w:spacing w:line="240" w:lineRule="auto"/>
              <w:jc w:val="right"/>
              <w:rPr>
                <w:ins w:id="58" w:author="Larry Pearlstein" w:date="2020-11-22T12:35:00Z"/>
                <w:rFonts w:ascii="Calibri" w:eastAsia="Times New Roman" w:hAnsi="Calibri" w:cs="Calibri"/>
                <w:color w:val="000000"/>
                <w:sz w:val="18"/>
                <w:szCs w:val="18"/>
                <w:lang w:val="en-US"/>
              </w:rPr>
            </w:pPr>
            <w:ins w:id="59" w:author="Larry Pearlstein" w:date="2020-11-22T12:35:00Z">
              <w:r w:rsidRPr="001A30D7">
                <w:rPr>
                  <w:rFonts w:ascii="Calibri" w:eastAsia="Times New Roman" w:hAnsi="Calibri" w:cs="Calibri"/>
                  <w:color w:val="000000"/>
                  <w:sz w:val="18"/>
                  <w:szCs w:val="18"/>
                  <w:lang w:val="en-US"/>
                </w:rPr>
                <w:t>2</w:t>
              </w:r>
            </w:ins>
          </w:p>
        </w:tc>
        <w:tc>
          <w:tcPr>
            <w:tcW w:w="1120" w:type="dxa"/>
            <w:tcBorders>
              <w:top w:val="nil"/>
              <w:left w:val="nil"/>
              <w:bottom w:val="single" w:sz="4" w:space="0" w:color="auto"/>
              <w:right w:val="single" w:sz="8" w:space="0" w:color="auto"/>
            </w:tcBorders>
            <w:shd w:val="clear" w:color="auto" w:fill="auto"/>
            <w:vAlign w:val="bottom"/>
            <w:hideMark/>
          </w:tcPr>
          <w:p w14:paraId="3620A190" w14:textId="77777777" w:rsidR="001A30D7" w:rsidRPr="001A30D7" w:rsidRDefault="001A30D7" w:rsidP="001A30D7">
            <w:pPr>
              <w:spacing w:line="240" w:lineRule="auto"/>
              <w:jc w:val="right"/>
              <w:rPr>
                <w:ins w:id="60" w:author="Larry Pearlstein" w:date="2020-11-22T12:35:00Z"/>
                <w:rFonts w:ascii="Calibri" w:eastAsia="Times New Roman" w:hAnsi="Calibri" w:cs="Calibri"/>
                <w:color w:val="000000"/>
                <w:sz w:val="18"/>
                <w:szCs w:val="18"/>
                <w:lang w:val="en-US"/>
              </w:rPr>
            </w:pPr>
            <w:ins w:id="61" w:author="Larry Pearlstein" w:date="2020-11-22T12:35:00Z">
              <w:r w:rsidRPr="001A30D7">
                <w:rPr>
                  <w:rFonts w:ascii="Calibri" w:eastAsia="Times New Roman" w:hAnsi="Calibri" w:cs="Calibri"/>
                  <w:color w:val="000000"/>
                  <w:sz w:val="18"/>
                  <w:szCs w:val="18"/>
                  <w:lang w:val="en-US"/>
                </w:rPr>
                <w:t>0.2</w:t>
              </w:r>
            </w:ins>
          </w:p>
        </w:tc>
      </w:tr>
      <w:tr w:rsidR="001A30D7" w:rsidRPr="001A30D7" w14:paraId="5C69462E" w14:textId="77777777" w:rsidTr="001A30D7">
        <w:trPr>
          <w:trHeight w:val="240"/>
          <w:ins w:id="62"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48DCC368" w14:textId="77777777" w:rsidR="001A30D7" w:rsidRPr="001A30D7" w:rsidRDefault="001A30D7" w:rsidP="001A30D7">
            <w:pPr>
              <w:spacing w:line="240" w:lineRule="auto"/>
              <w:rPr>
                <w:ins w:id="63" w:author="Larry Pearlstein" w:date="2020-11-22T12:35:00Z"/>
                <w:rFonts w:ascii="Calibri" w:eastAsia="Times New Roman" w:hAnsi="Calibri" w:cs="Calibri"/>
                <w:color w:val="000000"/>
                <w:sz w:val="18"/>
                <w:szCs w:val="18"/>
                <w:lang w:val="en-US"/>
              </w:rPr>
            </w:pPr>
            <w:ins w:id="64" w:author="Larry Pearlstein" w:date="2020-11-22T12:35:00Z">
              <w:r w:rsidRPr="001A30D7">
                <w:rPr>
                  <w:rFonts w:ascii="Calibri" w:eastAsia="Times New Roman" w:hAnsi="Calibri" w:cs="Calibri"/>
                  <w:color w:val="000000"/>
                  <w:sz w:val="18"/>
                  <w:szCs w:val="18"/>
                  <w:lang w:val="en-US"/>
                </w:rPr>
                <w:t> </w:t>
              </w:r>
            </w:ins>
          </w:p>
        </w:tc>
        <w:tc>
          <w:tcPr>
            <w:tcW w:w="6040" w:type="dxa"/>
            <w:tcBorders>
              <w:top w:val="nil"/>
              <w:left w:val="nil"/>
              <w:bottom w:val="single" w:sz="4" w:space="0" w:color="auto"/>
              <w:right w:val="single" w:sz="4" w:space="0" w:color="auto"/>
            </w:tcBorders>
            <w:shd w:val="clear" w:color="auto" w:fill="auto"/>
            <w:vAlign w:val="bottom"/>
            <w:hideMark/>
          </w:tcPr>
          <w:p w14:paraId="584158E7" w14:textId="77777777" w:rsidR="001A30D7" w:rsidRPr="001A30D7" w:rsidRDefault="001A30D7" w:rsidP="001A30D7">
            <w:pPr>
              <w:spacing w:line="240" w:lineRule="auto"/>
              <w:rPr>
                <w:ins w:id="65" w:author="Larry Pearlstein" w:date="2020-11-22T12:35:00Z"/>
                <w:rFonts w:ascii="Calibri" w:eastAsia="Times New Roman" w:hAnsi="Calibri" w:cs="Calibri"/>
                <w:color w:val="000000"/>
                <w:sz w:val="18"/>
                <w:szCs w:val="18"/>
                <w:lang w:val="en-US"/>
              </w:rPr>
            </w:pPr>
            <w:ins w:id="66" w:author="Larry Pearlstein" w:date="2020-11-22T12:35:00Z">
              <w:r w:rsidRPr="001A30D7">
                <w:rPr>
                  <w:rFonts w:ascii="Calibri" w:eastAsia="Times New Roman" w:hAnsi="Calibri" w:cs="Calibri"/>
                  <w:color w:val="000000"/>
                  <w:sz w:val="18"/>
                  <w:szCs w:val="18"/>
                  <w:lang w:val="en-US"/>
                </w:rPr>
                <w:t>Paste text of code, not images</w:t>
              </w:r>
            </w:ins>
          </w:p>
        </w:tc>
        <w:tc>
          <w:tcPr>
            <w:tcW w:w="760" w:type="dxa"/>
            <w:tcBorders>
              <w:top w:val="nil"/>
              <w:left w:val="nil"/>
              <w:bottom w:val="single" w:sz="4" w:space="0" w:color="auto"/>
              <w:right w:val="single" w:sz="4" w:space="0" w:color="auto"/>
            </w:tcBorders>
            <w:shd w:val="clear" w:color="auto" w:fill="auto"/>
            <w:vAlign w:val="bottom"/>
            <w:hideMark/>
          </w:tcPr>
          <w:p w14:paraId="5DFC73E0" w14:textId="77777777" w:rsidR="001A30D7" w:rsidRPr="001A30D7" w:rsidRDefault="001A30D7" w:rsidP="001A30D7">
            <w:pPr>
              <w:spacing w:line="240" w:lineRule="auto"/>
              <w:jc w:val="right"/>
              <w:rPr>
                <w:ins w:id="67" w:author="Larry Pearlstein" w:date="2020-11-22T12:35:00Z"/>
                <w:rFonts w:ascii="Calibri" w:eastAsia="Times New Roman" w:hAnsi="Calibri" w:cs="Calibri"/>
                <w:color w:val="000000"/>
                <w:sz w:val="18"/>
                <w:szCs w:val="18"/>
                <w:lang w:val="en-US"/>
              </w:rPr>
            </w:pPr>
            <w:ins w:id="68" w:author="Larry Pearlstein" w:date="2020-11-22T12:35:00Z">
              <w:r w:rsidRPr="001A30D7">
                <w:rPr>
                  <w:rFonts w:ascii="Calibri" w:eastAsia="Times New Roman" w:hAnsi="Calibri" w:cs="Calibri"/>
                  <w:color w:val="000000"/>
                  <w:sz w:val="18"/>
                  <w:szCs w:val="18"/>
                  <w:lang w:val="en-US"/>
                </w:rPr>
                <w:t>0.5</w:t>
              </w:r>
            </w:ins>
          </w:p>
        </w:tc>
        <w:tc>
          <w:tcPr>
            <w:tcW w:w="1120" w:type="dxa"/>
            <w:tcBorders>
              <w:top w:val="nil"/>
              <w:left w:val="nil"/>
              <w:bottom w:val="single" w:sz="4" w:space="0" w:color="auto"/>
              <w:right w:val="single" w:sz="8" w:space="0" w:color="auto"/>
            </w:tcBorders>
            <w:shd w:val="clear" w:color="auto" w:fill="auto"/>
            <w:vAlign w:val="bottom"/>
            <w:hideMark/>
          </w:tcPr>
          <w:p w14:paraId="38F65009" w14:textId="77777777" w:rsidR="001A30D7" w:rsidRPr="001A30D7" w:rsidRDefault="001A30D7" w:rsidP="001A30D7">
            <w:pPr>
              <w:spacing w:line="240" w:lineRule="auto"/>
              <w:rPr>
                <w:ins w:id="69" w:author="Larry Pearlstein" w:date="2020-11-22T12:35:00Z"/>
                <w:rFonts w:ascii="Calibri" w:eastAsia="Times New Roman" w:hAnsi="Calibri" w:cs="Calibri"/>
                <w:color w:val="000000"/>
                <w:sz w:val="18"/>
                <w:szCs w:val="18"/>
                <w:lang w:val="en-US"/>
              </w:rPr>
            </w:pPr>
            <w:ins w:id="70" w:author="Larry Pearlstein" w:date="2020-11-22T12:35:00Z">
              <w:r w:rsidRPr="001A30D7">
                <w:rPr>
                  <w:rFonts w:ascii="Calibri" w:eastAsia="Times New Roman" w:hAnsi="Calibri" w:cs="Calibri"/>
                  <w:color w:val="000000"/>
                  <w:sz w:val="18"/>
                  <w:szCs w:val="18"/>
                  <w:lang w:val="en-US"/>
                </w:rPr>
                <w:t> </w:t>
              </w:r>
            </w:ins>
          </w:p>
        </w:tc>
      </w:tr>
      <w:tr w:rsidR="001A30D7" w:rsidRPr="001A30D7" w14:paraId="09805D18" w14:textId="77777777" w:rsidTr="001A30D7">
        <w:trPr>
          <w:trHeight w:val="480"/>
          <w:ins w:id="71"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4DB6358A" w14:textId="77777777" w:rsidR="001A30D7" w:rsidRPr="001A30D7" w:rsidRDefault="001A30D7" w:rsidP="001A30D7">
            <w:pPr>
              <w:spacing w:line="240" w:lineRule="auto"/>
              <w:rPr>
                <w:ins w:id="72" w:author="Larry Pearlstein" w:date="2020-11-22T12:35:00Z"/>
                <w:rFonts w:ascii="Calibri" w:eastAsia="Times New Roman" w:hAnsi="Calibri" w:cs="Calibri"/>
                <w:color w:val="000000"/>
                <w:sz w:val="18"/>
                <w:szCs w:val="18"/>
                <w:lang w:val="en-US"/>
              </w:rPr>
            </w:pPr>
            <w:ins w:id="73" w:author="Larry Pearlstein" w:date="2020-11-22T12:35:00Z">
              <w:r w:rsidRPr="001A30D7">
                <w:rPr>
                  <w:rFonts w:ascii="Calibri" w:eastAsia="Times New Roman" w:hAnsi="Calibri" w:cs="Calibri"/>
                  <w:color w:val="000000"/>
                  <w:sz w:val="18"/>
                  <w:szCs w:val="18"/>
                  <w:lang w:val="en-US"/>
                </w:rPr>
                <w:t> </w:t>
              </w:r>
            </w:ins>
          </w:p>
        </w:tc>
        <w:tc>
          <w:tcPr>
            <w:tcW w:w="6040" w:type="dxa"/>
            <w:tcBorders>
              <w:top w:val="nil"/>
              <w:left w:val="nil"/>
              <w:bottom w:val="single" w:sz="4" w:space="0" w:color="auto"/>
              <w:right w:val="single" w:sz="4" w:space="0" w:color="auto"/>
            </w:tcBorders>
            <w:shd w:val="clear" w:color="auto" w:fill="auto"/>
            <w:vAlign w:val="bottom"/>
            <w:hideMark/>
          </w:tcPr>
          <w:p w14:paraId="6230DF60" w14:textId="77777777" w:rsidR="001A30D7" w:rsidRPr="001A30D7" w:rsidRDefault="001A30D7" w:rsidP="001A30D7">
            <w:pPr>
              <w:spacing w:line="240" w:lineRule="auto"/>
              <w:rPr>
                <w:ins w:id="74" w:author="Larry Pearlstein" w:date="2020-11-22T12:35:00Z"/>
                <w:rFonts w:ascii="Calibri" w:eastAsia="Times New Roman" w:hAnsi="Calibri" w:cs="Calibri"/>
                <w:color w:val="000000"/>
                <w:sz w:val="18"/>
                <w:szCs w:val="18"/>
                <w:lang w:val="en-US"/>
              </w:rPr>
            </w:pPr>
            <w:ins w:id="75" w:author="Larry Pearlstein" w:date="2020-11-22T12:35:00Z">
              <w:r w:rsidRPr="001A30D7">
                <w:rPr>
                  <w:rFonts w:ascii="Calibri" w:eastAsia="Times New Roman" w:hAnsi="Calibri" w:cs="Calibri"/>
                  <w:color w:val="000000"/>
                  <w:sz w:val="18"/>
                  <w:szCs w:val="18"/>
                  <w:lang w:val="en-US"/>
                </w:rPr>
                <w:t>Use SPACE not TAB characters.  Strict indentation. Consistent placement of IF, ELSE, FOR, END</w:t>
              </w:r>
            </w:ins>
          </w:p>
        </w:tc>
        <w:tc>
          <w:tcPr>
            <w:tcW w:w="760" w:type="dxa"/>
            <w:tcBorders>
              <w:top w:val="nil"/>
              <w:left w:val="nil"/>
              <w:bottom w:val="single" w:sz="4" w:space="0" w:color="auto"/>
              <w:right w:val="single" w:sz="4" w:space="0" w:color="auto"/>
            </w:tcBorders>
            <w:shd w:val="clear" w:color="auto" w:fill="auto"/>
            <w:vAlign w:val="bottom"/>
            <w:hideMark/>
          </w:tcPr>
          <w:p w14:paraId="07F64377" w14:textId="77777777" w:rsidR="001A30D7" w:rsidRPr="001A30D7" w:rsidRDefault="001A30D7" w:rsidP="001A30D7">
            <w:pPr>
              <w:spacing w:line="240" w:lineRule="auto"/>
              <w:jc w:val="right"/>
              <w:rPr>
                <w:ins w:id="76" w:author="Larry Pearlstein" w:date="2020-11-22T12:35:00Z"/>
                <w:rFonts w:ascii="Calibri" w:eastAsia="Times New Roman" w:hAnsi="Calibri" w:cs="Calibri"/>
                <w:color w:val="000000"/>
                <w:sz w:val="18"/>
                <w:szCs w:val="18"/>
                <w:lang w:val="en-US"/>
              </w:rPr>
            </w:pPr>
            <w:ins w:id="77" w:author="Larry Pearlstein" w:date="2020-11-22T12:35:00Z">
              <w:r w:rsidRPr="001A30D7">
                <w:rPr>
                  <w:rFonts w:ascii="Calibri" w:eastAsia="Times New Roman" w:hAnsi="Calibri" w:cs="Calibri"/>
                  <w:color w:val="000000"/>
                  <w:sz w:val="18"/>
                  <w:szCs w:val="18"/>
                  <w:lang w:val="en-US"/>
                </w:rPr>
                <w:t>0.5</w:t>
              </w:r>
            </w:ins>
          </w:p>
        </w:tc>
        <w:tc>
          <w:tcPr>
            <w:tcW w:w="1120" w:type="dxa"/>
            <w:tcBorders>
              <w:top w:val="nil"/>
              <w:left w:val="nil"/>
              <w:bottom w:val="single" w:sz="4" w:space="0" w:color="auto"/>
              <w:right w:val="single" w:sz="8" w:space="0" w:color="auto"/>
            </w:tcBorders>
            <w:shd w:val="clear" w:color="auto" w:fill="auto"/>
            <w:vAlign w:val="bottom"/>
            <w:hideMark/>
          </w:tcPr>
          <w:p w14:paraId="0D86DAB0" w14:textId="77777777" w:rsidR="001A30D7" w:rsidRPr="001A30D7" w:rsidRDefault="001A30D7" w:rsidP="001A30D7">
            <w:pPr>
              <w:spacing w:line="240" w:lineRule="auto"/>
              <w:rPr>
                <w:ins w:id="78" w:author="Larry Pearlstein" w:date="2020-11-22T12:35:00Z"/>
                <w:rFonts w:ascii="Calibri" w:eastAsia="Times New Roman" w:hAnsi="Calibri" w:cs="Calibri"/>
                <w:color w:val="000000"/>
                <w:sz w:val="18"/>
                <w:szCs w:val="18"/>
                <w:lang w:val="en-US"/>
              </w:rPr>
            </w:pPr>
            <w:ins w:id="79" w:author="Larry Pearlstein" w:date="2020-11-22T12:35:00Z">
              <w:r w:rsidRPr="001A30D7">
                <w:rPr>
                  <w:rFonts w:ascii="Calibri" w:eastAsia="Times New Roman" w:hAnsi="Calibri" w:cs="Calibri"/>
                  <w:color w:val="000000"/>
                  <w:sz w:val="18"/>
                  <w:szCs w:val="18"/>
                  <w:lang w:val="en-US"/>
                </w:rPr>
                <w:t> </w:t>
              </w:r>
            </w:ins>
          </w:p>
        </w:tc>
      </w:tr>
      <w:tr w:rsidR="001A30D7" w:rsidRPr="001A30D7" w14:paraId="525CA6A6" w14:textId="77777777" w:rsidTr="001A30D7">
        <w:trPr>
          <w:trHeight w:val="240"/>
          <w:ins w:id="80"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1C801C51" w14:textId="77777777" w:rsidR="001A30D7" w:rsidRPr="001A30D7" w:rsidRDefault="001A30D7" w:rsidP="001A30D7">
            <w:pPr>
              <w:spacing w:line="240" w:lineRule="auto"/>
              <w:rPr>
                <w:ins w:id="81" w:author="Larry Pearlstein" w:date="2020-11-22T12:35:00Z"/>
                <w:rFonts w:ascii="Calibri" w:eastAsia="Times New Roman" w:hAnsi="Calibri" w:cs="Calibri"/>
                <w:color w:val="000000"/>
                <w:sz w:val="18"/>
                <w:szCs w:val="18"/>
                <w:lang w:val="en-US"/>
              </w:rPr>
            </w:pPr>
            <w:ins w:id="82" w:author="Larry Pearlstein" w:date="2020-11-22T12:35:00Z">
              <w:r w:rsidRPr="001A30D7">
                <w:rPr>
                  <w:rFonts w:ascii="Calibri" w:eastAsia="Times New Roman" w:hAnsi="Calibri" w:cs="Calibri"/>
                  <w:color w:val="000000"/>
                  <w:sz w:val="18"/>
                  <w:szCs w:val="18"/>
                  <w:lang w:val="en-US"/>
                </w:rPr>
                <w:t> </w:t>
              </w:r>
            </w:ins>
          </w:p>
        </w:tc>
        <w:tc>
          <w:tcPr>
            <w:tcW w:w="6040" w:type="dxa"/>
            <w:tcBorders>
              <w:top w:val="nil"/>
              <w:left w:val="nil"/>
              <w:bottom w:val="single" w:sz="4" w:space="0" w:color="auto"/>
              <w:right w:val="single" w:sz="4" w:space="0" w:color="auto"/>
            </w:tcBorders>
            <w:shd w:val="clear" w:color="auto" w:fill="auto"/>
            <w:vAlign w:val="bottom"/>
            <w:hideMark/>
          </w:tcPr>
          <w:p w14:paraId="79CB048C" w14:textId="77777777" w:rsidR="001A30D7" w:rsidRPr="001A30D7" w:rsidRDefault="001A30D7" w:rsidP="001A30D7">
            <w:pPr>
              <w:spacing w:line="240" w:lineRule="auto"/>
              <w:rPr>
                <w:ins w:id="83" w:author="Larry Pearlstein" w:date="2020-11-22T12:35:00Z"/>
                <w:rFonts w:ascii="Calibri" w:eastAsia="Times New Roman" w:hAnsi="Calibri" w:cs="Calibri"/>
                <w:color w:val="000000"/>
                <w:sz w:val="18"/>
                <w:szCs w:val="18"/>
                <w:lang w:val="en-US"/>
              </w:rPr>
            </w:pPr>
            <w:ins w:id="84" w:author="Larry Pearlstein" w:date="2020-11-22T12:35:00Z">
              <w:r w:rsidRPr="001A30D7">
                <w:rPr>
                  <w:rFonts w:ascii="Calibri" w:eastAsia="Times New Roman" w:hAnsi="Calibri" w:cs="Calibri"/>
                  <w:color w:val="000000"/>
                  <w:sz w:val="18"/>
                  <w:szCs w:val="18"/>
                  <w:lang w:val="en-US"/>
                </w:rPr>
                <w:t>Full commenting</w:t>
              </w:r>
            </w:ins>
          </w:p>
        </w:tc>
        <w:tc>
          <w:tcPr>
            <w:tcW w:w="760" w:type="dxa"/>
            <w:tcBorders>
              <w:top w:val="nil"/>
              <w:left w:val="nil"/>
              <w:bottom w:val="single" w:sz="4" w:space="0" w:color="auto"/>
              <w:right w:val="single" w:sz="4" w:space="0" w:color="auto"/>
            </w:tcBorders>
            <w:shd w:val="clear" w:color="auto" w:fill="auto"/>
            <w:vAlign w:val="bottom"/>
            <w:hideMark/>
          </w:tcPr>
          <w:p w14:paraId="7C7A66BE" w14:textId="77777777" w:rsidR="001A30D7" w:rsidRPr="001A30D7" w:rsidRDefault="001A30D7" w:rsidP="001A30D7">
            <w:pPr>
              <w:spacing w:line="240" w:lineRule="auto"/>
              <w:jc w:val="right"/>
              <w:rPr>
                <w:ins w:id="85" w:author="Larry Pearlstein" w:date="2020-11-22T12:35:00Z"/>
                <w:rFonts w:ascii="Calibri" w:eastAsia="Times New Roman" w:hAnsi="Calibri" w:cs="Calibri"/>
                <w:color w:val="000000"/>
                <w:sz w:val="18"/>
                <w:szCs w:val="18"/>
                <w:lang w:val="en-US"/>
              </w:rPr>
            </w:pPr>
            <w:ins w:id="86" w:author="Larry Pearlstein" w:date="2020-11-22T12:35:00Z">
              <w:r w:rsidRPr="001A30D7">
                <w:rPr>
                  <w:rFonts w:ascii="Calibri" w:eastAsia="Times New Roman" w:hAnsi="Calibri" w:cs="Calibri"/>
                  <w:color w:val="000000"/>
                  <w:sz w:val="18"/>
                  <w:szCs w:val="18"/>
                  <w:lang w:val="en-US"/>
                </w:rPr>
                <w:t>1</w:t>
              </w:r>
            </w:ins>
          </w:p>
        </w:tc>
        <w:tc>
          <w:tcPr>
            <w:tcW w:w="1120" w:type="dxa"/>
            <w:tcBorders>
              <w:top w:val="nil"/>
              <w:left w:val="nil"/>
              <w:bottom w:val="single" w:sz="4" w:space="0" w:color="auto"/>
              <w:right w:val="single" w:sz="8" w:space="0" w:color="auto"/>
            </w:tcBorders>
            <w:shd w:val="clear" w:color="auto" w:fill="auto"/>
            <w:vAlign w:val="bottom"/>
            <w:hideMark/>
          </w:tcPr>
          <w:p w14:paraId="7EC478D6" w14:textId="77777777" w:rsidR="001A30D7" w:rsidRPr="001A30D7" w:rsidRDefault="001A30D7" w:rsidP="001A30D7">
            <w:pPr>
              <w:spacing w:line="240" w:lineRule="auto"/>
              <w:jc w:val="right"/>
              <w:rPr>
                <w:ins w:id="87" w:author="Larry Pearlstein" w:date="2020-11-22T12:35:00Z"/>
                <w:rFonts w:ascii="Calibri" w:eastAsia="Times New Roman" w:hAnsi="Calibri" w:cs="Calibri"/>
                <w:color w:val="000000"/>
                <w:sz w:val="18"/>
                <w:szCs w:val="18"/>
                <w:lang w:val="en-US"/>
              </w:rPr>
            </w:pPr>
            <w:ins w:id="88" w:author="Larry Pearlstein" w:date="2020-11-22T12:35:00Z">
              <w:r w:rsidRPr="001A30D7">
                <w:rPr>
                  <w:rFonts w:ascii="Calibri" w:eastAsia="Times New Roman" w:hAnsi="Calibri" w:cs="Calibri"/>
                  <w:color w:val="000000"/>
                  <w:sz w:val="18"/>
                  <w:szCs w:val="18"/>
                  <w:lang w:val="en-US"/>
                </w:rPr>
                <w:t>0.2</w:t>
              </w:r>
            </w:ins>
          </w:p>
        </w:tc>
      </w:tr>
      <w:tr w:rsidR="001A30D7" w:rsidRPr="001A30D7" w14:paraId="337F3967" w14:textId="77777777" w:rsidTr="001A30D7">
        <w:trPr>
          <w:trHeight w:val="480"/>
          <w:ins w:id="89"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4772005A" w14:textId="77777777" w:rsidR="001A30D7" w:rsidRPr="001A30D7" w:rsidRDefault="001A30D7" w:rsidP="001A30D7">
            <w:pPr>
              <w:spacing w:line="240" w:lineRule="auto"/>
              <w:rPr>
                <w:ins w:id="90" w:author="Larry Pearlstein" w:date="2020-11-22T12:35:00Z"/>
                <w:rFonts w:ascii="Calibri" w:eastAsia="Times New Roman" w:hAnsi="Calibri" w:cs="Calibri"/>
                <w:color w:val="000000"/>
                <w:sz w:val="18"/>
                <w:szCs w:val="18"/>
                <w:lang w:val="en-US"/>
              </w:rPr>
            </w:pPr>
            <w:ins w:id="91" w:author="Larry Pearlstein" w:date="2020-11-22T12:35:00Z">
              <w:r w:rsidRPr="001A30D7">
                <w:rPr>
                  <w:rFonts w:ascii="Calibri" w:eastAsia="Times New Roman" w:hAnsi="Calibri" w:cs="Calibri"/>
                  <w:color w:val="000000"/>
                  <w:sz w:val="18"/>
                  <w:szCs w:val="18"/>
                  <w:lang w:val="en-US"/>
                </w:rPr>
                <w:t>Results</w:t>
              </w:r>
            </w:ins>
          </w:p>
        </w:tc>
        <w:tc>
          <w:tcPr>
            <w:tcW w:w="6040" w:type="dxa"/>
            <w:tcBorders>
              <w:top w:val="nil"/>
              <w:left w:val="nil"/>
              <w:bottom w:val="single" w:sz="4" w:space="0" w:color="auto"/>
              <w:right w:val="single" w:sz="4" w:space="0" w:color="auto"/>
            </w:tcBorders>
            <w:shd w:val="clear" w:color="auto" w:fill="auto"/>
            <w:vAlign w:val="bottom"/>
            <w:hideMark/>
          </w:tcPr>
          <w:p w14:paraId="7B84528F" w14:textId="77777777" w:rsidR="001A30D7" w:rsidRPr="001A30D7" w:rsidRDefault="001A30D7" w:rsidP="001A30D7">
            <w:pPr>
              <w:spacing w:line="240" w:lineRule="auto"/>
              <w:rPr>
                <w:ins w:id="92" w:author="Larry Pearlstein" w:date="2020-11-22T12:35:00Z"/>
                <w:rFonts w:ascii="Calibri" w:eastAsia="Times New Roman" w:hAnsi="Calibri" w:cs="Calibri"/>
                <w:color w:val="000000"/>
                <w:sz w:val="18"/>
                <w:szCs w:val="18"/>
                <w:lang w:val="en-US"/>
              </w:rPr>
            </w:pPr>
            <w:ins w:id="93" w:author="Larry Pearlstein" w:date="2020-11-22T12:35:00Z">
              <w:r w:rsidRPr="001A30D7">
                <w:rPr>
                  <w:rFonts w:ascii="Calibri" w:eastAsia="Times New Roman" w:hAnsi="Calibri" w:cs="Calibri"/>
                  <w:color w:val="000000"/>
                  <w:sz w:val="18"/>
                  <w:szCs w:val="18"/>
                  <w:lang w:val="en-US"/>
                </w:rPr>
                <w:t xml:space="preserve">Plots with informative captions.  Careful hand sketches. Do all steps, present all requested results, </w:t>
              </w:r>
              <w:proofErr w:type="gramStart"/>
              <w:r w:rsidRPr="001A30D7">
                <w:rPr>
                  <w:rFonts w:ascii="Calibri" w:eastAsia="Times New Roman" w:hAnsi="Calibri" w:cs="Calibri"/>
                  <w:color w:val="000000"/>
                  <w:sz w:val="18"/>
                  <w:szCs w:val="18"/>
                  <w:lang w:val="en-US"/>
                </w:rPr>
                <w:t>answer</w:t>
              </w:r>
              <w:proofErr w:type="gramEnd"/>
              <w:r w:rsidRPr="001A30D7">
                <w:rPr>
                  <w:rFonts w:ascii="Calibri" w:eastAsia="Times New Roman" w:hAnsi="Calibri" w:cs="Calibri"/>
                  <w:color w:val="000000"/>
                  <w:sz w:val="18"/>
                  <w:szCs w:val="18"/>
                  <w:lang w:val="en-US"/>
                </w:rPr>
                <w:t xml:space="preserve"> all questions.</w:t>
              </w:r>
            </w:ins>
          </w:p>
        </w:tc>
        <w:tc>
          <w:tcPr>
            <w:tcW w:w="760" w:type="dxa"/>
            <w:tcBorders>
              <w:top w:val="nil"/>
              <w:left w:val="nil"/>
              <w:bottom w:val="single" w:sz="4" w:space="0" w:color="auto"/>
              <w:right w:val="single" w:sz="4" w:space="0" w:color="auto"/>
            </w:tcBorders>
            <w:shd w:val="clear" w:color="auto" w:fill="auto"/>
            <w:vAlign w:val="bottom"/>
            <w:hideMark/>
          </w:tcPr>
          <w:p w14:paraId="1E603E4C" w14:textId="77777777" w:rsidR="001A30D7" w:rsidRPr="001A30D7" w:rsidRDefault="001A30D7" w:rsidP="001A30D7">
            <w:pPr>
              <w:spacing w:line="240" w:lineRule="auto"/>
              <w:rPr>
                <w:ins w:id="94" w:author="Larry Pearlstein" w:date="2020-11-22T12:35:00Z"/>
                <w:rFonts w:ascii="Calibri" w:eastAsia="Times New Roman" w:hAnsi="Calibri" w:cs="Calibri"/>
                <w:color w:val="000000"/>
                <w:sz w:val="18"/>
                <w:szCs w:val="18"/>
                <w:lang w:val="en-US"/>
              </w:rPr>
            </w:pPr>
            <w:ins w:id="95" w:author="Larry Pearlstein" w:date="2020-11-22T12:35:00Z">
              <w:r w:rsidRPr="001A30D7">
                <w:rPr>
                  <w:rFonts w:ascii="Calibri" w:eastAsia="Times New Roman" w:hAnsi="Calibri" w:cs="Calibri"/>
                  <w:color w:val="000000"/>
                  <w:sz w:val="18"/>
                  <w:szCs w:val="18"/>
                  <w:lang w:val="en-US"/>
                </w:rPr>
                <w:t> </w:t>
              </w:r>
            </w:ins>
          </w:p>
        </w:tc>
        <w:tc>
          <w:tcPr>
            <w:tcW w:w="1120" w:type="dxa"/>
            <w:tcBorders>
              <w:top w:val="nil"/>
              <w:left w:val="nil"/>
              <w:bottom w:val="single" w:sz="4" w:space="0" w:color="auto"/>
              <w:right w:val="single" w:sz="8" w:space="0" w:color="auto"/>
            </w:tcBorders>
            <w:shd w:val="clear" w:color="auto" w:fill="auto"/>
            <w:vAlign w:val="bottom"/>
            <w:hideMark/>
          </w:tcPr>
          <w:p w14:paraId="6D42B74F" w14:textId="77777777" w:rsidR="001A30D7" w:rsidRPr="001A30D7" w:rsidRDefault="001A30D7" w:rsidP="001A30D7">
            <w:pPr>
              <w:spacing w:line="240" w:lineRule="auto"/>
              <w:rPr>
                <w:ins w:id="96" w:author="Larry Pearlstein" w:date="2020-11-22T12:35:00Z"/>
                <w:rFonts w:ascii="Calibri" w:eastAsia="Times New Roman" w:hAnsi="Calibri" w:cs="Calibri"/>
                <w:color w:val="000000"/>
                <w:sz w:val="18"/>
                <w:szCs w:val="18"/>
                <w:lang w:val="en-US"/>
              </w:rPr>
            </w:pPr>
            <w:ins w:id="97" w:author="Larry Pearlstein" w:date="2020-11-22T12:35:00Z">
              <w:r w:rsidRPr="001A30D7">
                <w:rPr>
                  <w:rFonts w:ascii="Calibri" w:eastAsia="Times New Roman" w:hAnsi="Calibri" w:cs="Calibri"/>
                  <w:color w:val="000000"/>
                  <w:sz w:val="18"/>
                  <w:szCs w:val="18"/>
                  <w:lang w:val="en-US"/>
                </w:rPr>
                <w:t> </w:t>
              </w:r>
            </w:ins>
          </w:p>
        </w:tc>
      </w:tr>
      <w:tr w:rsidR="001A30D7" w:rsidRPr="001A30D7" w14:paraId="61C2F574" w14:textId="77777777" w:rsidTr="001A30D7">
        <w:trPr>
          <w:trHeight w:val="480"/>
          <w:ins w:id="98"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32C9E6E1" w14:textId="77777777" w:rsidR="001A30D7" w:rsidRPr="001A30D7" w:rsidRDefault="001A30D7" w:rsidP="001A30D7">
            <w:pPr>
              <w:spacing w:line="240" w:lineRule="auto"/>
              <w:rPr>
                <w:ins w:id="99" w:author="Larry Pearlstein" w:date="2020-11-22T12:35:00Z"/>
                <w:rFonts w:ascii="Calibri" w:eastAsia="Times New Roman" w:hAnsi="Calibri" w:cs="Calibri"/>
                <w:color w:val="000000"/>
                <w:sz w:val="18"/>
                <w:szCs w:val="18"/>
                <w:lang w:val="en-US"/>
              </w:rPr>
            </w:pPr>
            <w:ins w:id="100" w:author="Larry Pearlstein" w:date="2020-11-22T12:35:00Z">
              <w:r w:rsidRPr="001A30D7">
                <w:rPr>
                  <w:rFonts w:ascii="Calibri" w:eastAsia="Times New Roman" w:hAnsi="Calibri" w:cs="Calibri"/>
                  <w:color w:val="000000"/>
                  <w:sz w:val="18"/>
                  <w:szCs w:val="18"/>
                  <w:lang w:val="en-US"/>
                </w:rPr>
                <w:t> </w:t>
              </w:r>
            </w:ins>
          </w:p>
        </w:tc>
        <w:tc>
          <w:tcPr>
            <w:tcW w:w="6040" w:type="dxa"/>
            <w:tcBorders>
              <w:top w:val="nil"/>
              <w:left w:val="nil"/>
              <w:bottom w:val="single" w:sz="4" w:space="0" w:color="auto"/>
              <w:right w:val="single" w:sz="4" w:space="0" w:color="auto"/>
            </w:tcBorders>
            <w:shd w:val="clear" w:color="auto" w:fill="auto"/>
            <w:vAlign w:val="bottom"/>
            <w:hideMark/>
          </w:tcPr>
          <w:p w14:paraId="06AB2400" w14:textId="77777777" w:rsidR="001A30D7" w:rsidRPr="001A30D7" w:rsidRDefault="001A30D7" w:rsidP="001A30D7">
            <w:pPr>
              <w:spacing w:line="240" w:lineRule="auto"/>
              <w:rPr>
                <w:ins w:id="101" w:author="Larry Pearlstein" w:date="2020-11-22T12:35:00Z"/>
                <w:rFonts w:ascii="Calibri" w:eastAsia="Times New Roman" w:hAnsi="Calibri" w:cs="Calibri"/>
                <w:color w:val="000000"/>
                <w:sz w:val="18"/>
                <w:szCs w:val="18"/>
                <w:lang w:val="en-US"/>
              </w:rPr>
            </w:pPr>
            <w:ins w:id="102" w:author="Larry Pearlstein" w:date="2020-11-22T12:35:00Z">
              <w:r w:rsidRPr="001A30D7">
                <w:rPr>
                  <w:rFonts w:ascii="Calibri" w:eastAsia="Times New Roman" w:hAnsi="Calibri" w:cs="Calibri"/>
                  <w:color w:val="000000"/>
                  <w:sz w:val="18"/>
                  <w:szCs w:val="18"/>
                  <w:lang w:val="en-US"/>
                </w:rPr>
                <w:t>Why do you think that the DTFT of infinite length exponential matches FFT of finite length sequence?</w:t>
              </w:r>
            </w:ins>
          </w:p>
        </w:tc>
        <w:tc>
          <w:tcPr>
            <w:tcW w:w="760" w:type="dxa"/>
            <w:tcBorders>
              <w:top w:val="nil"/>
              <w:left w:val="nil"/>
              <w:bottom w:val="single" w:sz="4" w:space="0" w:color="auto"/>
              <w:right w:val="single" w:sz="4" w:space="0" w:color="auto"/>
            </w:tcBorders>
            <w:shd w:val="clear" w:color="auto" w:fill="auto"/>
            <w:vAlign w:val="bottom"/>
            <w:hideMark/>
          </w:tcPr>
          <w:p w14:paraId="6E90DACE" w14:textId="77777777" w:rsidR="001A30D7" w:rsidRPr="001A30D7" w:rsidRDefault="001A30D7" w:rsidP="001A30D7">
            <w:pPr>
              <w:spacing w:line="240" w:lineRule="auto"/>
              <w:jc w:val="right"/>
              <w:rPr>
                <w:ins w:id="103" w:author="Larry Pearlstein" w:date="2020-11-22T12:35:00Z"/>
                <w:rFonts w:ascii="Calibri" w:eastAsia="Times New Roman" w:hAnsi="Calibri" w:cs="Calibri"/>
                <w:color w:val="000000"/>
                <w:sz w:val="18"/>
                <w:szCs w:val="18"/>
                <w:lang w:val="en-US"/>
              </w:rPr>
            </w:pPr>
            <w:ins w:id="104" w:author="Larry Pearlstein" w:date="2020-11-22T12:35:00Z">
              <w:r w:rsidRPr="001A30D7">
                <w:rPr>
                  <w:rFonts w:ascii="Calibri" w:eastAsia="Times New Roman" w:hAnsi="Calibri" w:cs="Calibri"/>
                  <w:color w:val="000000"/>
                  <w:sz w:val="18"/>
                  <w:szCs w:val="18"/>
                  <w:lang w:val="en-US"/>
                </w:rPr>
                <w:t>0.5</w:t>
              </w:r>
            </w:ins>
          </w:p>
        </w:tc>
        <w:tc>
          <w:tcPr>
            <w:tcW w:w="1120" w:type="dxa"/>
            <w:tcBorders>
              <w:top w:val="nil"/>
              <w:left w:val="nil"/>
              <w:bottom w:val="single" w:sz="4" w:space="0" w:color="auto"/>
              <w:right w:val="single" w:sz="8" w:space="0" w:color="auto"/>
            </w:tcBorders>
            <w:shd w:val="clear" w:color="auto" w:fill="auto"/>
            <w:vAlign w:val="bottom"/>
            <w:hideMark/>
          </w:tcPr>
          <w:p w14:paraId="462703A0" w14:textId="77777777" w:rsidR="001A30D7" w:rsidRPr="001A30D7" w:rsidRDefault="001A30D7" w:rsidP="001A30D7">
            <w:pPr>
              <w:spacing w:line="240" w:lineRule="auto"/>
              <w:jc w:val="right"/>
              <w:rPr>
                <w:ins w:id="105" w:author="Larry Pearlstein" w:date="2020-11-22T12:35:00Z"/>
                <w:rFonts w:ascii="Calibri" w:eastAsia="Times New Roman" w:hAnsi="Calibri" w:cs="Calibri"/>
                <w:color w:val="000000"/>
                <w:sz w:val="18"/>
                <w:szCs w:val="18"/>
                <w:lang w:val="en-US"/>
              </w:rPr>
            </w:pPr>
            <w:ins w:id="106" w:author="Larry Pearlstein" w:date="2020-11-22T12:35:00Z">
              <w:r w:rsidRPr="001A30D7">
                <w:rPr>
                  <w:rFonts w:ascii="Calibri" w:eastAsia="Times New Roman" w:hAnsi="Calibri" w:cs="Calibri"/>
                  <w:color w:val="000000"/>
                  <w:sz w:val="18"/>
                  <w:szCs w:val="18"/>
                  <w:lang w:val="en-US"/>
                </w:rPr>
                <w:t>0.2</w:t>
              </w:r>
            </w:ins>
          </w:p>
        </w:tc>
      </w:tr>
      <w:tr w:rsidR="001A30D7" w:rsidRPr="001A30D7" w14:paraId="062B7694" w14:textId="77777777" w:rsidTr="001A30D7">
        <w:trPr>
          <w:trHeight w:val="480"/>
          <w:ins w:id="107"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0F4F454D" w14:textId="77777777" w:rsidR="001A30D7" w:rsidRPr="001A30D7" w:rsidRDefault="001A30D7" w:rsidP="001A30D7">
            <w:pPr>
              <w:spacing w:line="240" w:lineRule="auto"/>
              <w:rPr>
                <w:ins w:id="108" w:author="Larry Pearlstein" w:date="2020-11-22T12:35:00Z"/>
                <w:rFonts w:ascii="Calibri" w:eastAsia="Times New Roman" w:hAnsi="Calibri" w:cs="Calibri"/>
                <w:color w:val="000000"/>
                <w:sz w:val="18"/>
                <w:szCs w:val="18"/>
                <w:lang w:val="en-US"/>
              </w:rPr>
            </w:pPr>
            <w:ins w:id="109" w:author="Larry Pearlstein" w:date="2020-11-22T12:35:00Z">
              <w:r w:rsidRPr="001A30D7">
                <w:rPr>
                  <w:rFonts w:ascii="Calibri" w:eastAsia="Times New Roman" w:hAnsi="Calibri" w:cs="Calibri"/>
                  <w:color w:val="000000"/>
                  <w:sz w:val="18"/>
                  <w:szCs w:val="18"/>
                  <w:lang w:val="en-US"/>
                </w:rPr>
                <w:t> </w:t>
              </w:r>
            </w:ins>
          </w:p>
        </w:tc>
        <w:tc>
          <w:tcPr>
            <w:tcW w:w="6040" w:type="dxa"/>
            <w:tcBorders>
              <w:top w:val="nil"/>
              <w:left w:val="nil"/>
              <w:bottom w:val="single" w:sz="4" w:space="0" w:color="auto"/>
              <w:right w:val="single" w:sz="4" w:space="0" w:color="auto"/>
            </w:tcBorders>
            <w:shd w:val="clear" w:color="auto" w:fill="auto"/>
            <w:vAlign w:val="bottom"/>
            <w:hideMark/>
          </w:tcPr>
          <w:p w14:paraId="6F224C7F" w14:textId="77777777" w:rsidR="001A30D7" w:rsidRPr="001A30D7" w:rsidRDefault="001A30D7" w:rsidP="001A30D7">
            <w:pPr>
              <w:spacing w:line="240" w:lineRule="auto"/>
              <w:rPr>
                <w:ins w:id="110" w:author="Larry Pearlstein" w:date="2020-11-22T12:35:00Z"/>
                <w:rFonts w:ascii="Calibri" w:eastAsia="Times New Roman" w:hAnsi="Calibri" w:cs="Calibri"/>
                <w:color w:val="000000"/>
                <w:sz w:val="18"/>
                <w:szCs w:val="18"/>
                <w:lang w:val="en-US"/>
              </w:rPr>
            </w:pPr>
            <w:ins w:id="111" w:author="Larry Pearlstein" w:date="2020-11-22T12:35:00Z">
              <w:r w:rsidRPr="001A30D7">
                <w:rPr>
                  <w:rFonts w:ascii="Calibri" w:eastAsia="Times New Roman" w:hAnsi="Calibri" w:cs="Calibri"/>
                  <w:color w:val="000000"/>
                  <w:sz w:val="18"/>
                  <w:szCs w:val="18"/>
                  <w:lang w:val="en-US"/>
                </w:rPr>
                <w:t>Based on results of Part 7, explain how you might interpret the FFT to determine the number and frequencies of sinusoids.</w:t>
              </w:r>
            </w:ins>
          </w:p>
        </w:tc>
        <w:tc>
          <w:tcPr>
            <w:tcW w:w="760" w:type="dxa"/>
            <w:tcBorders>
              <w:top w:val="nil"/>
              <w:left w:val="nil"/>
              <w:bottom w:val="single" w:sz="4" w:space="0" w:color="auto"/>
              <w:right w:val="single" w:sz="4" w:space="0" w:color="auto"/>
            </w:tcBorders>
            <w:shd w:val="clear" w:color="auto" w:fill="auto"/>
            <w:vAlign w:val="bottom"/>
            <w:hideMark/>
          </w:tcPr>
          <w:p w14:paraId="11DDA6D1" w14:textId="77777777" w:rsidR="001A30D7" w:rsidRPr="001A30D7" w:rsidRDefault="001A30D7" w:rsidP="001A30D7">
            <w:pPr>
              <w:spacing w:line="240" w:lineRule="auto"/>
              <w:jc w:val="right"/>
              <w:rPr>
                <w:ins w:id="112" w:author="Larry Pearlstein" w:date="2020-11-22T12:35:00Z"/>
                <w:rFonts w:ascii="Calibri" w:eastAsia="Times New Roman" w:hAnsi="Calibri" w:cs="Calibri"/>
                <w:color w:val="000000"/>
                <w:sz w:val="18"/>
                <w:szCs w:val="18"/>
                <w:lang w:val="en-US"/>
              </w:rPr>
            </w:pPr>
            <w:ins w:id="113" w:author="Larry Pearlstein" w:date="2020-11-22T12:35:00Z">
              <w:r w:rsidRPr="001A30D7">
                <w:rPr>
                  <w:rFonts w:ascii="Calibri" w:eastAsia="Times New Roman" w:hAnsi="Calibri" w:cs="Calibri"/>
                  <w:color w:val="000000"/>
                  <w:sz w:val="18"/>
                  <w:szCs w:val="18"/>
                  <w:lang w:val="en-US"/>
                </w:rPr>
                <w:t>0.5</w:t>
              </w:r>
            </w:ins>
          </w:p>
        </w:tc>
        <w:tc>
          <w:tcPr>
            <w:tcW w:w="1120" w:type="dxa"/>
            <w:tcBorders>
              <w:top w:val="nil"/>
              <w:left w:val="nil"/>
              <w:bottom w:val="single" w:sz="4" w:space="0" w:color="auto"/>
              <w:right w:val="single" w:sz="8" w:space="0" w:color="auto"/>
            </w:tcBorders>
            <w:shd w:val="clear" w:color="auto" w:fill="auto"/>
            <w:vAlign w:val="bottom"/>
            <w:hideMark/>
          </w:tcPr>
          <w:p w14:paraId="7F554B02" w14:textId="77777777" w:rsidR="001A30D7" w:rsidRPr="001A30D7" w:rsidRDefault="001A30D7" w:rsidP="001A30D7">
            <w:pPr>
              <w:spacing w:line="240" w:lineRule="auto"/>
              <w:jc w:val="right"/>
              <w:rPr>
                <w:ins w:id="114" w:author="Larry Pearlstein" w:date="2020-11-22T12:35:00Z"/>
                <w:rFonts w:ascii="Calibri" w:eastAsia="Times New Roman" w:hAnsi="Calibri" w:cs="Calibri"/>
                <w:color w:val="000000"/>
                <w:sz w:val="18"/>
                <w:szCs w:val="18"/>
                <w:lang w:val="en-US"/>
              </w:rPr>
            </w:pPr>
            <w:ins w:id="115" w:author="Larry Pearlstein" w:date="2020-11-22T12:35:00Z">
              <w:r w:rsidRPr="001A30D7">
                <w:rPr>
                  <w:rFonts w:ascii="Calibri" w:eastAsia="Times New Roman" w:hAnsi="Calibri" w:cs="Calibri"/>
                  <w:color w:val="000000"/>
                  <w:sz w:val="18"/>
                  <w:szCs w:val="18"/>
                  <w:lang w:val="en-US"/>
                </w:rPr>
                <w:t>0.2</w:t>
              </w:r>
            </w:ins>
          </w:p>
        </w:tc>
      </w:tr>
      <w:tr w:rsidR="001A30D7" w:rsidRPr="001A30D7" w14:paraId="0B9C7ABF" w14:textId="77777777" w:rsidTr="001A30D7">
        <w:trPr>
          <w:trHeight w:val="480"/>
          <w:ins w:id="116"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4C70C024" w14:textId="77777777" w:rsidR="001A30D7" w:rsidRPr="001A30D7" w:rsidRDefault="001A30D7" w:rsidP="001A30D7">
            <w:pPr>
              <w:spacing w:line="240" w:lineRule="auto"/>
              <w:rPr>
                <w:ins w:id="117" w:author="Larry Pearlstein" w:date="2020-11-22T12:35:00Z"/>
                <w:rFonts w:ascii="Calibri" w:eastAsia="Times New Roman" w:hAnsi="Calibri" w:cs="Calibri"/>
                <w:color w:val="000000"/>
                <w:sz w:val="18"/>
                <w:szCs w:val="18"/>
                <w:lang w:val="en-US"/>
              </w:rPr>
            </w:pPr>
            <w:ins w:id="118" w:author="Larry Pearlstein" w:date="2020-11-22T12:35:00Z">
              <w:r w:rsidRPr="001A30D7">
                <w:rPr>
                  <w:rFonts w:ascii="Calibri" w:eastAsia="Times New Roman" w:hAnsi="Calibri" w:cs="Calibri"/>
                  <w:color w:val="000000"/>
                  <w:sz w:val="18"/>
                  <w:szCs w:val="18"/>
                  <w:lang w:val="en-US"/>
                </w:rPr>
                <w:t> </w:t>
              </w:r>
            </w:ins>
          </w:p>
        </w:tc>
        <w:tc>
          <w:tcPr>
            <w:tcW w:w="6040" w:type="dxa"/>
            <w:tcBorders>
              <w:top w:val="nil"/>
              <w:left w:val="nil"/>
              <w:bottom w:val="single" w:sz="4" w:space="0" w:color="auto"/>
              <w:right w:val="single" w:sz="4" w:space="0" w:color="auto"/>
            </w:tcBorders>
            <w:shd w:val="clear" w:color="auto" w:fill="auto"/>
            <w:vAlign w:val="bottom"/>
            <w:hideMark/>
          </w:tcPr>
          <w:p w14:paraId="1C87FDA5" w14:textId="77777777" w:rsidR="001A30D7" w:rsidRPr="001A30D7" w:rsidRDefault="001A30D7" w:rsidP="001A30D7">
            <w:pPr>
              <w:spacing w:line="240" w:lineRule="auto"/>
              <w:rPr>
                <w:ins w:id="119" w:author="Larry Pearlstein" w:date="2020-11-22T12:35:00Z"/>
                <w:rFonts w:ascii="Calibri" w:eastAsia="Times New Roman" w:hAnsi="Calibri" w:cs="Calibri"/>
                <w:color w:val="000000"/>
                <w:sz w:val="18"/>
                <w:szCs w:val="18"/>
                <w:lang w:val="en-US"/>
              </w:rPr>
            </w:pPr>
            <w:ins w:id="120" w:author="Larry Pearlstein" w:date="2020-11-22T12:35:00Z">
              <w:r w:rsidRPr="001A30D7">
                <w:rPr>
                  <w:rFonts w:ascii="Calibri" w:eastAsia="Times New Roman" w:hAnsi="Calibri" w:cs="Calibri"/>
                  <w:color w:val="000000"/>
                  <w:sz w:val="18"/>
                  <w:szCs w:val="18"/>
                  <w:lang w:val="en-US"/>
                </w:rPr>
                <w:t>Looking just at the top plot, how many sinusoids would you guess are represented?</w:t>
              </w:r>
            </w:ins>
          </w:p>
        </w:tc>
        <w:tc>
          <w:tcPr>
            <w:tcW w:w="760" w:type="dxa"/>
            <w:tcBorders>
              <w:top w:val="nil"/>
              <w:left w:val="nil"/>
              <w:bottom w:val="single" w:sz="4" w:space="0" w:color="auto"/>
              <w:right w:val="single" w:sz="4" w:space="0" w:color="auto"/>
            </w:tcBorders>
            <w:shd w:val="clear" w:color="auto" w:fill="auto"/>
            <w:vAlign w:val="bottom"/>
            <w:hideMark/>
          </w:tcPr>
          <w:p w14:paraId="281A713E" w14:textId="77777777" w:rsidR="001A30D7" w:rsidRPr="001A30D7" w:rsidRDefault="001A30D7" w:rsidP="001A30D7">
            <w:pPr>
              <w:spacing w:line="240" w:lineRule="auto"/>
              <w:jc w:val="right"/>
              <w:rPr>
                <w:ins w:id="121" w:author="Larry Pearlstein" w:date="2020-11-22T12:35:00Z"/>
                <w:rFonts w:ascii="Calibri" w:eastAsia="Times New Roman" w:hAnsi="Calibri" w:cs="Calibri"/>
                <w:color w:val="000000"/>
                <w:sz w:val="18"/>
                <w:szCs w:val="18"/>
                <w:lang w:val="en-US"/>
              </w:rPr>
            </w:pPr>
            <w:ins w:id="122" w:author="Larry Pearlstein" w:date="2020-11-22T12:35:00Z">
              <w:r w:rsidRPr="001A30D7">
                <w:rPr>
                  <w:rFonts w:ascii="Calibri" w:eastAsia="Times New Roman" w:hAnsi="Calibri" w:cs="Calibri"/>
                  <w:color w:val="000000"/>
                  <w:sz w:val="18"/>
                  <w:szCs w:val="18"/>
                  <w:lang w:val="en-US"/>
                </w:rPr>
                <w:t>0.5</w:t>
              </w:r>
            </w:ins>
          </w:p>
        </w:tc>
        <w:tc>
          <w:tcPr>
            <w:tcW w:w="1120" w:type="dxa"/>
            <w:tcBorders>
              <w:top w:val="nil"/>
              <w:left w:val="nil"/>
              <w:bottom w:val="single" w:sz="4" w:space="0" w:color="auto"/>
              <w:right w:val="single" w:sz="8" w:space="0" w:color="auto"/>
            </w:tcBorders>
            <w:shd w:val="clear" w:color="auto" w:fill="auto"/>
            <w:vAlign w:val="bottom"/>
            <w:hideMark/>
          </w:tcPr>
          <w:p w14:paraId="19772A3F" w14:textId="77777777" w:rsidR="001A30D7" w:rsidRPr="001A30D7" w:rsidRDefault="001A30D7" w:rsidP="001A30D7">
            <w:pPr>
              <w:spacing w:line="240" w:lineRule="auto"/>
              <w:rPr>
                <w:ins w:id="123" w:author="Larry Pearlstein" w:date="2020-11-22T12:35:00Z"/>
                <w:rFonts w:ascii="Calibri" w:eastAsia="Times New Roman" w:hAnsi="Calibri" w:cs="Calibri"/>
                <w:color w:val="000000"/>
                <w:sz w:val="18"/>
                <w:szCs w:val="18"/>
                <w:lang w:val="en-US"/>
              </w:rPr>
            </w:pPr>
            <w:ins w:id="124" w:author="Larry Pearlstein" w:date="2020-11-22T12:35:00Z">
              <w:r w:rsidRPr="001A30D7">
                <w:rPr>
                  <w:rFonts w:ascii="Calibri" w:eastAsia="Times New Roman" w:hAnsi="Calibri" w:cs="Calibri"/>
                  <w:color w:val="000000"/>
                  <w:sz w:val="18"/>
                  <w:szCs w:val="18"/>
                  <w:lang w:val="en-US"/>
                </w:rPr>
                <w:t> </w:t>
              </w:r>
            </w:ins>
          </w:p>
        </w:tc>
      </w:tr>
      <w:tr w:rsidR="001A30D7" w:rsidRPr="001A30D7" w14:paraId="15301BBB" w14:textId="77777777" w:rsidTr="001A30D7">
        <w:trPr>
          <w:trHeight w:val="480"/>
          <w:ins w:id="125"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0D1DAC49" w14:textId="77777777" w:rsidR="001A30D7" w:rsidRPr="001A30D7" w:rsidRDefault="001A30D7" w:rsidP="001A30D7">
            <w:pPr>
              <w:spacing w:line="240" w:lineRule="auto"/>
              <w:rPr>
                <w:ins w:id="126" w:author="Larry Pearlstein" w:date="2020-11-22T12:35:00Z"/>
                <w:rFonts w:ascii="Calibri" w:eastAsia="Times New Roman" w:hAnsi="Calibri" w:cs="Calibri"/>
                <w:color w:val="000000"/>
                <w:sz w:val="18"/>
                <w:szCs w:val="18"/>
                <w:lang w:val="en-US"/>
              </w:rPr>
            </w:pPr>
            <w:ins w:id="127" w:author="Larry Pearlstein" w:date="2020-11-22T12:35:00Z">
              <w:r w:rsidRPr="001A30D7">
                <w:rPr>
                  <w:rFonts w:ascii="Calibri" w:eastAsia="Times New Roman" w:hAnsi="Calibri" w:cs="Calibri"/>
                  <w:color w:val="000000"/>
                  <w:sz w:val="18"/>
                  <w:szCs w:val="18"/>
                  <w:lang w:val="en-US"/>
                </w:rPr>
                <w:t> </w:t>
              </w:r>
            </w:ins>
          </w:p>
        </w:tc>
        <w:tc>
          <w:tcPr>
            <w:tcW w:w="6040" w:type="dxa"/>
            <w:tcBorders>
              <w:top w:val="nil"/>
              <w:left w:val="nil"/>
              <w:bottom w:val="single" w:sz="4" w:space="0" w:color="auto"/>
              <w:right w:val="single" w:sz="4" w:space="0" w:color="auto"/>
            </w:tcBorders>
            <w:shd w:val="clear" w:color="auto" w:fill="auto"/>
            <w:vAlign w:val="bottom"/>
            <w:hideMark/>
          </w:tcPr>
          <w:p w14:paraId="46671727" w14:textId="77777777" w:rsidR="001A30D7" w:rsidRPr="001A30D7" w:rsidRDefault="001A30D7" w:rsidP="001A30D7">
            <w:pPr>
              <w:spacing w:line="240" w:lineRule="auto"/>
              <w:rPr>
                <w:ins w:id="128" w:author="Larry Pearlstein" w:date="2020-11-22T12:35:00Z"/>
                <w:rFonts w:ascii="Calibri" w:eastAsia="Times New Roman" w:hAnsi="Calibri" w:cs="Calibri"/>
                <w:color w:val="000000"/>
                <w:sz w:val="18"/>
                <w:szCs w:val="18"/>
                <w:lang w:val="en-US"/>
              </w:rPr>
            </w:pPr>
            <w:ins w:id="129" w:author="Larry Pearlstein" w:date="2020-11-22T12:35:00Z">
              <w:r w:rsidRPr="001A30D7">
                <w:rPr>
                  <w:rFonts w:ascii="Calibri" w:eastAsia="Times New Roman" w:hAnsi="Calibri" w:cs="Calibri"/>
                  <w:color w:val="000000"/>
                  <w:sz w:val="18"/>
                  <w:szCs w:val="18"/>
                  <w:lang w:val="en-US"/>
                </w:rPr>
                <w:t>Why did the results in Step (7) look so clean and perfect, but the results for Steps (8) &amp; (9) are so gnarly?</w:t>
              </w:r>
            </w:ins>
          </w:p>
        </w:tc>
        <w:tc>
          <w:tcPr>
            <w:tcW w:w="760" w:type="dxa"/>
            <w:tcBorders>
              <w:top w:val="nil"/>
              <w:left w:val="nil"/>
              <w:bottom w:val="single" w:sz="4" w:space="0" w:color="auto"/>
              <w:right w:val="single" w:sz="4" w:space="0" w:color="auto"/>
            </w:tcBorders>
            <w:shd w:val="clear" w:color="auto" w:fill="auto"/>
            <w:vAlign w:val="bottom"/>
            <w:hideMark/>
          </w:tcPr>
          <w:p w14:paraId="7BF01A91" w14:textId="77777777" w:rsidR="001A30D7" w:rsidRPr="001A30D7" w:rsidRDefault="001A30D7" w:rsidP="001A30D7">
            <w:pPr>
              <w:spacing w:line="240" w:lineRule="auto"/>
              <w:jc w:val="right"/>
              <w:rPr>
                <w:ins w:id="130" w:author="Larry Pearlstein" w:date="2020-11-22T12:35:00Z"/>
                <w:rFonts w:ascii="Calibri" w:eastAsia="Times New Roman" w:hAnsi="Calibri" w:cs="Calibri"/>
                <w:color w:val="000000"/>
                <w:sz w:val="18"/>
                <w:szCs w:val="18"/>
                <w:lang w:val="en-US"/>
              </w:rPr>
            </w:pPr>
            <w:ins w:id="131" w:author="Larry Pearlstein" w:date="2020-11-22T12:35:00Z">
              <w:r w:rsidRPr="001A30D7">
                <w:rPr>
                  <w:rFonts w:ascii="Calibri" w:eastAsia="Times New Roman" w:hAnsi="Calibri" w:cs="Calibri"/>
                  <w:color w:val="000000"/>
                  <w:sz w:val="18"/>
                  <w:szCs w:val="18"/>
                  <w:lang w:val="en-US"/>
                </w:rPr>
                <w:t>0.5</w:t>
              </w:r>
            </w:ins>
          </w:p>
        </w:tc>
        <w:tc>
          <w:tcPr>
            <w:tcW w:w="1120" w:type="dxa"/>
            <w:tcBorders>
              <w:top w:val="nil"/>
              <w:left w:val="nil"/>
              <w:bottom w:val="single" w:sz="4" w:space="0" w:color="auto"/>
              <w:right w:val="single" w:sz="8" w:space="0" w:color="auto"/>
            </w:tcBorders>
            <w:shd w:val="clear" w:color="auto" w:fill="auto"/>
            <w:vAlign w:val="bottom"/>
            <w:hideMark/>
          </w:tcPr>
          <w:p w14:paraId="45381FFE" w14:textId="77777777" w:rsidR="001A30D7" w:rsidRPr="001A30D7" w:rsidRDefault="001A30D7" w:rsidP="001A30D7">
            <w:pPr>
              <w:spacing w:line="240" w:lineRule="auto"/>
              <w:jc w:val="right"/>
              <w:rPr>
                <w:ins w:id="132" w:author="Larry Pearlstein" w:date="2020-11-22T12:35:00Z"/>
                <w:rFonts w:ascii="Calibri" w:eastAsia="Times New Roman" w:hAnsi="Calibri" w:cs="Calibri"/>
                <w:color w:val="000000"/>
                <w:sz w:val="18"/>
                <w:szCs w:val="18"/>
                <w:lang w:val="en-US"/>
              </w:rPr>
            </w:pPr>
            <w:ins w:id="133" w:author="Larry Pearlstein" w:date="2020-11-22T12:35:00Z">
              <w:r w:rsidRPr="001A30D7">
                <w:rPr>
                  <w:rFonts w:ascii="Calibri" w:eastAsia="Times New Roman" w:hAnsi="Calibri" w:cs="Calibri"/>
                  <w:color w:val="000000"/>
                  <w:sz w:val="18"/>
                  <w:szCs w:val="18"/>
                  <w:lang w:val="en-US"/>
                </w:rPr>
                <w:t>0.2</w:t>
              </w:r>
            </w:ins>
          </w:p>
        </w:tc>
      </w:tr>
      <w:tr w:rsidR="001A30D7" w:rsidRPr="001A30D7" w14:paraId="3466CC73" w14:textId="77777777" w:rsidTr="001A30D7">
        <w:trPr>
          <w:trHeight w:val="240"/>
          <w:ins w:id="134" w:author="Larry Pearlstein" w:date="2020-11-22T12:35:00Z"/>
        </w:trPr>
        <w:tc>
          <w:tcPr>
            <w:tcW w:w="2220" w:type="dxa"/>
            <w:tcBorders>
              <w:top w:val="nil"/>
              <w:left w:val="single" w:sz="8" w:space="0" w:color="auto"/>
              <w:bottom w:val="single" w:sz="4" w:space="0" w:color="auto"/>
              <w:right w:val="single" w:sz="4" w:space="0" w:color="auto"/>
            </w:tcBorders>
            <w:shd w:val="clear" w:color="auto" w:fill="auto"/>
            <w:vAlign w:val="bottom"/>
            <w:hideMark/>
          </w:tcPr>
          <w:p w14:paraId="71A4A135" w14:textId="77777777" w:rsidR="001A30D7" w:rsidRPr="001A30D7" w:rsidRDefault="001A30D7" w:rsidP="001A30D7">
            <w:pPr>
              <w:spacing w:line="240" w:lineRule="auto"/>
              <w:rPr>
                <w:ins w:id="135" w:author="Larry Pearlstein" w:date="2020-11-22T12:35:00Z"/>
                <w:rFonts w:ascii="Calibri" w:eastAsia="Times New Roman" w:hAnsi="Calibri" w:cs="Calibri"/>
                <w:color w:val="000000"/>
                <w:sz w:val="18"/>
                <w:szCs w:val="18"/>
                <w:lang w:val="en-US"/>
              </w:rPr>
            </w:pPr>
            <w:ins w:id="136" w:author="Larry Pearlstein" w:date="2020-11-22T12:35:00Z">
              <w:r w:rsidRPr="001A30D7">
                <w:rPr>
                  <w:rFonts w:ascii="Calibri" w:eastAsia="Times New Roman" w:hAnsi="Calibri" w:cs="Calibri"/>
                  <w:color w:val="000000"/>
                  <w:sz w:val="18"/>
                  <w:szCs w:val="18"/>
                  <w:lang w:val="en-US"/>
                </w:rPr>
                <w:t>Knowledge Gained</w:t>
              </w:r>
            </w:ins>
          </w:p>
        </w:tc>
        <w:tc>
          <w:tcPr>
            <w:tcW w:w="6040" w:type="dxa"/>
            <w:tcBorders>
              <w:top w:val="nil"/>
              <w:left w:val="nil"/>
              <w:bottom w:val="single" w:sz="4" w:space="0" w:color="auto"/>
              <w:right w:val="single" w:sz="4" w:space="0" w:color="auto"/>
            </w:tcBorders>
            <w:shd w:val="clear" w:color="auto" w:fill="auto"/>
            <w:vAlign w:val="bottom"/>
            <w:hideMark/>
          </w:tcPr>
          <w:p w14:paraId="53C96B02" w14:textId="77777777" w:rsidR="001A30D7" w:rsidRPr="001A30D7" w:rsidRDefault="001A30D7" w:rsidP="001A30D7">
            <w:pPr>
              <w:spacing w:line="240" w:lineRule="auto"/>
              <w:rPr>
                <w:ins w:id="137" w:author="Larry Pearlstein" w:date="2020-11-22T12:35:00Z"/>
                <w:rFonts w:ascii="Calibri" w:eastAsia="Times New Roman" w:hAnsi="Calibri" w:cs="Calibri"/>
                <w:color w:val="000000"/>
                <w:sz w:val="18"/>
                <w:szCs w:val="18"/>
                <w:lang w:val="en-US"/>
              </w:rPr>
            </w:pPr>
            <w:ins w:id="138" w:author="Larry Pearlstein" w:date="2020-11-22T12:35:00Z">
              <w:r w:rsidRPr="001A30D7">
                <w:rPr>
                  <w:rFonts w:ascii="Calibri" w:eastAsia="Times New Roman" w:hAnsi="Calibri" w:cs="Calibri"/>
                  <w:color w:val="000000"/>
                  <w:sz w:val="18"/>
                  <w:szCs w:val="18"/>
                  <w:lang w:val="en-US"/>
                </w:rPr>
                <w:t> </w:t>
              </w:r>
            </w:ins>
          </w:p>
        </w:tc>
        <w:tc>
          <w:tcPr>
            <w:tcW w:w="760" w:type="dxa"/>
            <w:tcBorders>
              <w:top w:val="nil"/>
              <w:left w:val="nil"/>
              <w:bottom w:val="single" w:sz="4" w:space="0" w:color="auto"/>
              <w:right w:val="single" w:sz="4" w:space="0" w:color="auto"/>
            </w:tcBorders>
            <w:shd w:val="clear" w:color="auto" w:fill="auto"/>
            <w:vAlign w:val="bottom"/>
            <w:hideMark/>
          </w:tcPr>
          <w:p w14:paraId="711B1632" w14:textId="77777777" w:rsidR="001A30D7" w:rsidRPr="001A30D7" w:rsidRDefault="001A30D7" w:rsidP="001A30D7">
            <w:pPr>
              <w:spacing w:line="240" w:lineRule="auto"/>
              <w:jc w:val="right"/>
              <w:rPr>
                <w:ins w:id="139" w:author="Larry Pearlstein" w:date="2020-11-22T12:35:00Z"/>
                <w:rFonts w:ascii="Calibri" w:eastAsia="Times New Roman" w:hAnsi="Calibri" w:cs="Calibri"/>
                <w:color w:val="000000"/>
                <w:sz w:val="18"/>
                <w:szCs w:val="18"/>
                <w:lang w:val="en-US"/>
              </w:rPr>
            </w:pPr>
            <w:ins w:id="140" w:author="Larry Pearlstein" w:date="2020-11-22T12:35:00Z">
              <w:r w:rsidRPr="001A30D7">
                <w:rPr>
                  <w:rFonts w:ascii="Calibri" w:eastAsia="Times New Roman" w:hAnsi="Calibri" w:cs="Calibri"/>
                  <w:color w:val="000000"/>
                  <w:sz w:val="18"/>
                  <w:szCs w:val="18"/>
                  <w:lang w:val="en-US"/>
                </w:rPr>
                <w:t>1</w:t>
              </w:r>
            </w:ins>
          </w:p>
        </w:tc>
        <w:tc>
          <w:tcPr>
            <w:tcW w:w="1120" w:type="dxa"/>
            <w:tcBorders>
              <w:top w:val="nil"/>
              <w:left w:val="nil"/>
              <w:bottom w:val="single" w:sz="4" w:space="0" w:color="auto"/>
              <w:right w:val="single" w:sz="8" w:space="0" w:color="auto"/>
            </w:tcBorders>
            <w:shd w:val="clear" w:color="auto" w:fill="auto"/>
            <w:vAlign w:val="bottom"/>
            <w:hideMark/>
          </w:tcPr>
          <w:p w14:paraId="372F80A3" w14:textId="77777777" w:rsidR="001A30D7" w:rsidRPr="001A30D7" w:rsidRDefault="001A30D7" w:rsidP="001A30D7">
            <w:pPr>
              <w:spacing w:line="240" w:lineRule="auto"/>
              <w:rPr>
                <w:ins w:id="141" w:author="Larry Pearlstein" w:date="2020-11-22T12:35:00Z"/>
                <w:rFonts w:ascii="Calibri" w:eastAsia="Times New Roman" w:hAnsi="Calibri" w:cs="Calibri"/>
                <w:color w:val="000000"/>
                <w:sz w:val="18"/>
                <w:szCs w:val="18"/>
                <w:lang w:val="en-US"/>
              </w:rPr>
            </w:pPr>
            <w:ins w:id="142" w:author="Larry Pearlstein" w:date="2020-11-22T12:35:00Z">
              <w:r w:rsidRPr="001A30D7">
                <w:rPr>
                  <w:rFonts w:ascii="Calibri" w:eastAsia="Times New Roman" w:hAnsi="Calibri" w:cs="Calibri"/>
                  <w:color w:val="000000"/>
                  <w:sz w:val="18"/>
                  <w:szCs w:val="18"/>
                  <w:lang w:val="en-US"/>
                </w:rPr>
                <w:t> </w:t>
              </w:r>
            </w:ins>
          </w:p>
        </w:tc>
      </w:tr>
      <w:tr w:rsidR="001A30D7" w:rsidRPr="001A30D7" w14:paraId="10F7563C" w14:textId="77777777" w:rsidTr="001A30D7">
        <w:trPr>
          <w:trHeight w:val="255"/>
          <w:ins w:id="143" w:author="Larry Pearlstein" w:date="2020-11-22T12:35:00Z"/>
        </w:trPr>
        <w:tc>
          <w:tcPr>
            <w:tcW w:w="2220" w:type="dxa"/>
            <w:tcBorders>
              <w:top w:val="nil"/>
              <w:left w:val="single" w:sz="8" w:space="0" w:color="auto"/>
              <w:bottom w:val="double" w:sz="6" w:space="0" w:color="auto"/>
              <w:right w:val="single" w:sz="4" w:space="0" w:color="auto"/>
            </w:tcBorders>
            <w:shd w:val="clear" w:color="auto" w:fill="auto"/>
            <w:vAlign w:val="bottom"/>
            <w:hideMark/>
          </w:tcPr>
          <w:p w14:paraId="66BE2C72" w14:textId="77777777" w:rsidR="001A30D7" w:rsidRPr="001A30D7" w:rsidRDefault="001A30D7" w:rsidP="001A30D7">
            <w:pPr>
              <w:spacing w:line="240" w:lineRule="auto"/>
              <w:rPr>
                <w:ins w:id="144" w:author="Larry Pearlstein" w:date="2020-11-22T12:35:00Z"/>
                <w:rFonts w:ascii="Calibri" w:eastAsia="Times New Roman" w:hAnsi="Calibri" w:cs="Calibri"/>
                <w:color w:val="000000"/>
                <w:sz w:val="18"/>
                <w:szCs w:val="18"/>
                <w:lang w:val="en-US"/>
              </w:rPr>
            </w:pPr>
            <w:ins w:id="145" w:author="Larry Pearlstein" w:date="2020-11-22T12:35:00Z">
              <w:r w:rsidRPr="001A30D7">
                <w:rPr>
                  <w:rFonts w:ascii="Calibri" w:eastAsia="Times New Roman" w:hAnsi="Calibri" w:cs="Calibri"/>
                  <w:color w:val="000000"/>
                  <w:sz w:val="18"/>
                  <w:szCs w:val="18"/>
                  <w:lang w:val="en-US"/>
                </w:rPr>
                <w:t>Who Did What</w:t>
              </w:r>
            </w:ins>
          </w:p>
        </w:tc>
        <w:tc>
          <w:tcPr>
            <w:tcW w:w="6040" w:type="dxa"/>
            <w:tcBorders>
              <w:top w:val="nil"/>
              <w:left w:val="nil"/>
              <w:bottom w:val="double" w:sz="6" w:space="0" w:color="auto"/>
              <w:right w:val="single" w:sz="4" w:space="0" w:color="auto"/>
            </w:tcBorders>
            <w:shd w:val="clear" w:color="auto" w:fill="auto"/>
            <w:vAlign w:val="bottom"/>
            <w:hideMark/>
          </w:tcPr>
          <w:p w14:paraId="28BBF4FF" w14:textId="77777777" w:rsidR="001A30D7" w:rsidRPr="001A30D7" w:rsidRDefault="001A30D7" w:rsidP="001A30D7">
            <w:pPr>
              <w:spacing w:line="240" w:lineRule="auto"/>
              <w:rPr>
                <w:ins w:id="146" w:author="Larry Pearlstein" w:date="2020-11-22T12:35:00Z"/>
                <w:rFonts w:ascii="Calibri" w:eastAsia="Times New Roman" w:hAnsi="Calibri" w:cs="Calibri"/>
                <w:color w:val="000000"/>
                <w:sz w:val="18"/>
                <w:szCs w:val="18"/>
                <w:lang w:val="en-US"/>
              </w:rPr>
            </w:pPr>
            <w:ins w:id="147" w:author="Larry Pearlstein" w:date="2020-11-22T12:35:00Z">
              <w:r w:rsidRPr="001A30D7">
                <w:rPr>
                  <w:rFonts w:ascii="Calibri" w:eastAsia="Times New Roman" w:hAnsi="Calibri" w:cs="Calibri"/>
                  <w:color w:val="000000"/>
                  <w:sz w:val="18"/>
                  <w:szCs w:val="18"/>
                  <w:lang w:val="en-US"/>
                </w:rPr>
                <w:t> </w:t>
              </w:r>
            </w:ins>
          </w:p>
        </w:tc>
        <w:tc>
          <w:tcPr>
            <w:tcW w:w="760" w:type="dxa"/>
            <w:tcBorders>
              <w:top w:val="nil"/>
              <w:left w:val="nil"/>
              <w:bottom w:val="double" w:sz="6" w:space="0" w:color="auto"/>
              <w:right w:val="single" w:sz="4" w:space="0" w:color="auto"/>
            </w:tcBorders>
            <w:shd w:val="clear" w:color="auto" w:fill="auto"/>
            <w:vAlign w:val="bottom"/>
            <w:hideMark/>
          </w:tcPr>
          <w:p w14:paraId="4DB29D79" w14:textId="77777777" w:rsidR="001A30D7" w:rsidRPr="001A30D7" w:rsidRDefault="001A30D7" w:rsidP="001A30D7">
            <w:pPr>
              <w:spacing w:line="240" w:lineRule="auto"/>
              <w:jc w:val="right"/>
              <w:rPr>
                <w:ins w:id="148" w:author="Larry Pearlstein" w:date="2020-11-22T12:35:00Z"/>
                <w:rFonts w:ascii="Calibri" w:eastAsia="Times New Roman" w:hAnsi="Calibri" w:cs="Calibri"/>
                <w:color w:val="000000"/>
                <w:sz w:val="18"/>
                <w:szCs w:val="18"/>
                <w:lang w:val="en-US"/>
              </w:rPr>
            </w:pPr>
            <w:ins w:id="149" w:author="Larry Pearlstein" w:date="2020-11-22T12:35:00Z">
              <w:r w:rsidRPr="001A30D7">
                <w:rPr>
                  <w:rFonts w:ascii="Calibri" w:eastAsia="Times New Roman" w:hAnsi="Calibri" w:cs="Calibri"/>
                  <w:color w:val="000000"/>
                  <w:sz w:val="18"/>
                  <w:szCs w:val="18"/>
                  <w:lang w:val="en-US"/>
                </w:rPr>
                <w:t>1</w:t>
              </w:r>
            </w:ins>
          </w:p>
        </w:tc>
        <w:tc>
          <w:tcPr>
            <w:tcW w:w="1120" w:type="dxa"/>
            <w:tcBorders>
              <w:top w:val="nil"/>
              <w:left w:val="nil"/>
              <w:bottom w:val="double" w:sz="6" w:space="0" w:color="auto"/>
              <w:right w:val="single" w:sz="8" w:space="0" w:color="auto"/>
            </w:tcBorders>
            <w:shd w:val="clear" w:color="auto" w:fill="auto"/>
            <w:vAlign w:val="bottom"/>
            <w:hideMark/>
          </w:tcPr>
          <w:p w14:paraId="585005B2" w14:textId="77777777" w:rsidR="001A30D7" w:rsidRPr="001A30D7" w:rsidRDefault="001A30D7" w:rsidP="001A30D7">
            <w:pPr>
              <w:spacing w:line="240" w:lineRule="auto"/>
              <w:rPr>
                <w:ins w:id="150" w:author="Larry Pearlstein" w:date="2020-11-22T12:35:00Z"/>
                <w:rFonts w:ascii="Calibri" w:eastAsia="Times New Roman" w:hAnsi="Calibri" w:cs="Calibri"/>
                <w:color w:val="000000"/>
                <w:sz w:val="18"/>
                <w:szCs w:val="18"/>
                <w:lang w:val="en-US"/>
              </w:rPr>
            </w:pPr>
            <w:ins w:id="151" w:author="Larry Pearlstein" w:date="2020-11-22T12:35:00Z">
              <w:r w:rsidRPr="001A30D7">
                <w:rPr>
                  <w:rFonts w:ascii="Calibri" w:eastAsia="Times New Roman" w:hAnsi="Calibri" w:cs="Calibri"/>
                  <w:color w:val="000000"/>
                  <w:sz w:val="18"/>
                  <w:szCs w:val="18"/>
                  <w:lang w:val="en-US"/>
                </w:rPr>
                <w:t> </w:t>
              </w:r>
            </w:ins>
          </w:p>
        </w:tc>
      </w:tr>
      <w:tr w:rsidR="001A30D7" w:rsidRPr="001A30D7" w14:paraId="227E4206" w14:textId="77777777" w:rsidTr="001A30D7">
        <w:trPr>
          <w:trHeight w:val="270"/>
          <w:ins w:id="152" w:author="Larry Pearlstein" w:date="2020-11-22T12:35:00Z"/>
        </w:trPr>
        <w:tc>
          <w:tcPr>
            <w:tcW w:w="2220" w:type="dxa"/>
            <w:tcBorders>
              <w:top w:val="nil"/>
              <w:left w:val="single" w:sz="8" w:space="0" w:color="auto"/>
              <w:bottom w:val="single" w:sz="8" w:space="0" w:color="auto"/>
              <w:right w:val="single" w:sz="4" w:space="0" w:color="auto"/>
            </w:tcBorders>
            <w:shd w:val="clear" w:color="auto" w:fill="auto"/>
            <w:vAlign w:val="bottom"/>
            <w:hideMark/>
          </w:tcPr>
          <w:p w14:paraId="7BB3E3BB" w14:textId="77777777" w:rsidR="001A30D7" w:rsidRPr="001A30D7" w:rsidRDefault="001A30D7" w:rsidP="001A30D7">
            <w:pPr>
              <w:spacing w:line="240" w:lineRule="auto"/>
              <w:rPr>
                <w:ins w:id="153" w:author="Larry Pearlstein" w:date="2020-11-22T12:35:00Z"/>
                <w:rFonts w:ascii="Calibri" w:eastAsia="Times New Roman" w:hAnsi="Calibri" w:cs="Calibri"/>
                <w:b/>
                <w:bCs/>
                <w:color w:val="000000"/>
                <w:sz w:val="18"/>
                <w:szCs w:val="18"/>
                <w:lang w:val="en-US"/>
              </w:rPr>
            </w:pPr>
            <w:ins w:id="154" w:author="Larry Pearlstein" w:date="2020-11-22T12:35:00Z">
              <w:r w:rsidRPr="001A30D7">
                <w:rPr>
                  <w:rFonts w:ascii="Calibri" w:eastAsia="Times New Roman" w:hAnsi="Calibri" w:cs="Calibri"/>
                  <w:b/>
                  <w:bCs/>
                  <w:color w:val="000000"/>
                  <w:sz w:val="18"/>
                  <w:szCs w:val="18"/>
                  <w:lang w:val="en-US"/>
                </w:rPr>
                <w:t>Total</w:t>
              </w:r>
            </w:ins>
          </w:p>
        </w:tc>
        <w:tc>
          <w:tcPr>
            <w:tcW w:w="6040" w:type="dxa"/>
            <w:tcBorders>
              <w:top w:val="nil"/>
              <w:left w:val="nil"/>
              <w:bottom w:val="single" w:sz="8" w:space="0" w:color="auto"/>
              <w:right w:val="single" w:sz="4" w:space="0" w:color="auto"/>
            </w:tcBorders>
            <w:shd w:val="clear" w:color="auto" w:fill="auto"/>
            <w:vAlign w:val="bottom"/>
            <w:hideMark/>
          </w:tcPr>
          <w:p w14:paraId="3F347605" w14:textId="77777777" w:rsidR="001A30D7" w:rsidRPr="001A30D7" w:rsidRDefault="001A30D7" w:rsidP="001A30D7">
            <w:pPr>
              <w:spacing w:line="240" w:lineRule="auto"/>
              <w:rPr>
                <w:ins w:id="155" w:author="Larry Pearlstein" w:date="2020-11-22T12:35:00Z"/>
                <w:rFonts w:ascii="Calibri" w:eastAsia="Times New Roman" w:hAnsi="Calibri" w:cs="Calibri"/>
                <w:color w:val="000000"/>
                <w:sz w:val="18"/>
                <w:szCs w:val="18"/>
                <w:lang w:val="en-US"/>
              </w:rPr>
            </w:pPr>
            <w:ins w:id="156" w:author="Larry Pearlstein" w:date="2020-11-22T12:35:00Z">
              <w:r w:rsidRPr="001A30D7">
                <w:rPr>
                  <w:rFonts w:ascii="Calibri" w:eastAsia="Times New Roman" w:hAnsi="Calibri" w:cs="Calibri"/>
                  <w:color w:val="000000"/>
                  <w:sz w:val="18"/>
                  <w:szCs w:val="18"/>
                  <w:lang w:val="en-US"/>
                </w:rPr>
                <w:t> </w:t>
              </w:r>
            </w:ins>
          </w:p>
        </w:tc>
        <w:tc>
          <w:tcPr>
            <w:tcW w:w="760" w:type="dxa"/>
            <w:tcBorders>
              <w:top w:val="nil"/>
              <w:left w:val="nil"/>
              <w:bottom w:val="single" w:sz="8" w:space="0" w:color="auto"/>
              <w:right w:val="single" w:sz="4" w:space="0" w:color="auto"/>
            </w:tcBorders>
            <w:shd w:val="clear" w:color="auto" w:fill="auto"/>
            <w:vAlign w:val="bottom"/>
            <w:hideMark/>
          </w:tcPr>
          <w:p w14:paraId="5AA065AC" w14:textId="77777777" w:rsidR="001A30D7" w:rsidRPr="001A30D7" w:rsidRDefault="001A30D7" w:rsidP="001A30D7">
            <w:pPr>
              <w:spacing w:line="240" w:lineRule="auto"/>
              <w:jc w:val="right"/>
              <w:rPr>
                <w:ins w:id="157" w:author="Larry Pearlstein" w:date="2020-11-22T12:35:00Z"/>
                <w:rFonts w:ascii="Calibri" w:eastAsia="Times New Roman" w:hAnsi="Calibri" w:cs="Calibri"/>
                <w:color w:val="000000"/>
                <w:sz w:val="18"/>
                <w:szCs w:val="18"/>
                <w:lang w:val="en-US"/>
              </w:rPr>
            </w:pPr>
            <w:ins w:id="158" w:author="Larry Pearlstein" w:date="2020-11-22T12:35:00Z">
              <w:r w:rsidRPr="001A30D7">
                <w:rPr>
                  <w:rFonts w:ascii="Calibri" w:eastAsia="Times New Roman" w:hAnsi="Calibri" w:cs="Calibri"/>
                  <w:color w:val="000000"/>
                  <w:sz w:val="18"/>
                  <w:szCs w:val="18"/>
                  <w:lang w:val="en-US"/>
                </w:rPr>
                <w:t>9</w:t>
              </w:r>
            </w:ins>
          </w:p>
        </w:tc>
        <w:tc>
          <w:tcPr>
            <w:tcW w:w="1120" w:type="dxa"/>
            <w:tcBorders>
              <w:top w:val="nil"/>
              <w:left w:val="nil"/>
              <w:bottom w:val="single" w:sz="8" w:space="0" w:color="auto"/>
              <w:right w:val="single" w:sz="8" w:space="0" w:color="auto"/>
            </w:tcBorders>
            <w:shd w:val="clear" w:color="auto" w:fill="auto"/>
            <w:vAlign w:val="bottom"/>
            <w:hideMark/>
          </w:tcPr>
          <w:p w14:paraId="566958BE" w14:textId="77777777" w:rsidR="001A30D7" w:rsidRPr="001A30D7" w:rsidRDefault="001A30D7" w:rsidP="001A30D7">
            <w:pPr>
              <w:spacing w:line="240" w:lineRule="auto"/>
              <w:rPr>
                <w:ins w:id="159" w:author="Larry Pearlstein" w:date="2020-11-22T12:35:00Z"/>
                <w:rFonts w:ascii="Calibri" w:eastAsia="Times New Roman" w:hAnsi="Calibri" w:cs="Calibri"/>
                <w:color w:val="000000"/>
                <w:sz w:val="18"/>
                <w:szCs w:val="18"/>
                <w:lang w:val="en-US"/>
              </w:rPr>
            </w:pPr>
            <w:ins w:id="160" w:author="Larry Pearlstein" w:date="2020-11-22T12:35:00Z">
              <w:r w:rsidRPr="001A30D7">
                <w:rPr>
                  <w:rFonts w:ascii="Calibri" w:eastAsia="Times New Roman" w:hAnsi="Calibri" w:cs="Calibri"/>
                  <w:color w:val="000000"/>
                  <w:sz w:val="18"/>
                  <w:szCs w:val="18"/>
                  <w:lang w:val="en-US"/>
                </w:rPr>
                <w:t> </w:t>
              </w:r>
            </w:ins>
          </w:p>
        </w:tc>
      </w:tr>
    </w:tbl>
    <w:p w14:paraId="3C12D0CF" w14:textId="77777777" w:rsidR="001A30D7" w:rsidRDefault="001A30D7">
      <w:pPr>
        <w:spacing w:line="480" w:lineRule="auto"/>
        <w:rPr>
          <w:rFonts w:ascii="Times New Roman" w:eastAsia="Times New Roman" w:hAnsi="Times New Roman" w:cs="Times New Roman"/>
          <w:b/>
          <w:sz w:val="24"/>
          <w:szCs w:val="24"/>
          <w:u w:val="single"/>
        </w:rPr>
        <w:sectPr w:rsidR="001A30D7" w:rsidSect="00A1756A">
          <w:pgSz w:w="15840" w:h="12240" w:orient="landscape"/>
          <w:pgMar w:top="1440" w:right="1440" w:bottom="1440" w:left="1440" w:header="720" w:footer="720" w:gutter="0"/>
          <w:pgNumType w:start="1"/>
          <w:cols w:space="720"/>
          <w:docGrid w:linePitch="299"/>
        </w:sectPr>
      </w:pPr>
      <w:bookmarkStart w:id="161" w:name="_GoBack"/>
      <w:bookmarkEnd w:id="161"/>
    </w:p>
    <w:p w14:paraId="1A0E2B5B" w14:textId="16F0C623" w:rsidR="0081604D" w:rsidRDefault="006C7C99">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Knowledge Gained:</w:t>
      </w:r>
    </w:p>
    <w:p w14:paraId="2CA1F66F" w14:textId="48CFA230" w:rsidR="0081604D" w:rsidRDefault="006C7C99" w:rsidP="0045316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both gained knowledge in the uses of DTFTs and how they can be used to map a potentially infinite sequence of numbers. The DFT is defined as a finite sequence and is equivalent to the DTFT of the same length but sampled at a different rate. The DFT of a sample of finite size and highly zero-padded can approximate the DTFT with precise sampling in the frequency domain. For signals that are a sum of sinusoidal, the FFT can be used to discover the exact frequencies and amplitudes of the components. When signals containing sinusoids do not have an integer number of cycles, then there is a smearing effect. This can cause the signal to look like multiple frequencies. In addition to this, the students' existing understanding of various MATLAB functionalities was increased.</w:t>
      </w:r>
    </w:p>
    <w:p w14:paraId="5C77D8E3" w14:textId="77777777" w:rsidR="0081604D" w:rsidRDefault="0081604D">
      <w:pPr>
        <w:spacing w:line="480" w:lineRule="auto"/>
        <w:rPr>
          <w:rFonts w:ascii="Times New Roman" w:eastAsia="Times New Roman" w:hAnsi="Times New Roman" w:cs="Times New Roman"/>
          <w:b/>
          <w:sz w:val="24"/>
          <w:szCs w:val="24"/>
          <w:u w:val="single"/>
        </w:rPr>
      </w:pPr>
    </w:p>
    <w:p w14:paraId="7CC87120" w14:textId="77777777" w:rsidR="0081604D" w:rsidRDefault="0081604D">
      <w:pPr>
        <w:spacing w:line="480" w:lineRule="auto"/>
        <w:rPr>
          <w:rFonts w:ascii="Times New Roman" w:eastAsia="Times New Roman" w:hAnsi="Times New Roman" w:cs="Times New Roman"/>
          <w:b/>
          <w:sz w:val="24"/>
          <w:szCs w:val="24"/>
          <w:u w:val="single"/>
        </w:rPr>
      </w:pPr>
    </w:p>
    <w:p w14:paraId="30A8D1B6" w14:textId="77777777" w:rsidR="0081604D" w:rsidRDefault="0081604D">
      <w:pPr>
        <w:spacing w:line="480" w:lineRule="auto"/>
        <w:rPr>
          <w:rFonts w:ascii="Times New Roman" w:eastAsia="Times New Roman" w:hAnsi="Times New Roman" w:cs="Times New Roman"/>
          <w:b/>
          <w:sz w:val="24"/>
          <w:szCs w:val="24"/>
          <w:u w:val="single"/>
        </w:rPr>
      </w:pPr>
    </w:p>
    <w:p w14:paraId="5781FAF9" w14:textId="77777777" w:rsidR="0081604D" w:rsidRDefault="006C7C99">
      <w:pPr>
        <w:spacing w:line="48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Who Did What: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81604D" w14:paraId="0268BAF6" w14:textId="77777777">
        <w:tc>
          <w:tcPr>
            <w:tcW w:w="1560" w:type="dxa"/>
            <w:shd w:val="clear" w:color="auto" w:fill="EAD1DC"/>
            <w:tcMar>
              <w:top w:w="100" w:type="dxa"/>
              <w:left w:w="100" w:type="dxa"/>
              <w:bottom w:w="100" w:type="dxa"/>
              <w:right w:w="100" w:type="dxa"/>
            </w:tcMar>
          </w:tcPr>
          <w:p w14:paraId="308603B7" w14:textId="77777777" w:rsidR="0081604D" w:rsidRDefault="006C7C9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w:t>
            </w:r>
          </w:p>
        </w:tc>
        <w:tc>
          <w:tcPr>
            <w:tcW w:w="1560" w:type="dxa"/>
            <w:shd w:val="clear" w:color="auto" w:fill="EAD1DC"/>
            <w:tcMar>
              <w:top w:w="100" w:type="dxa"/>
              <w:left w:w="100" w:type="dxa"/>
              <w:bottom w:w="100" w:type="dxa"/>
              <w:right w:w="100" w:type="dxa"/>
            </w:tcMar>
          </w:tcPr>
          <w:p w14:paraId="2049547B" w14:textId="77777777" w:rsidR="0081604D" w:rsidRDefault="006C7C9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w:t>
            </w:r>
          </w:p>
        </w:tc>
        <w:tc>
          <w:tcPr>
            <w:tcW w:w="1560" w:type="dxa"/>
            <w:shd w:val="clear" w:color="auto" w:fill="EAD1DC"/>
            <w:tcMar>
              <w:top w:w="100" w:type="dxa"/>
              <w:left w:w="100" w:type="dxa"/>
              <w:bottom w:w="100" w:type="dxa"/>
              <w:right w:w="100" w:type="dxa"/>
            </w:tcMar>
          </w:tcPr>
          <w:p w14:paraId="383AB3B9" w14:textId="77777777" w:rsidR="0081604D" w:rsidRDefault="006C7C9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w:t>
            </w:r>
          </w:p>
        </w:tc>
        <w:tc>
          <w:tcPr>
            <w:tcW w:w="1560" w:type="dxa"/>
            <w:shd w:val="clear" w:color="auto" w:fill="EAD1DC"/>
            <w:tcMar>
              <w:top w:w="100" w:type="dxa"/>
              <w:left w:w="100" w:type="dxa"/>
              <w:bottom w:w="100" w:type="dxa"/>
              <w:right w:w="100" w:type="dxa"/>
            </w:tcMar>
          </w:tcPr>
          <w:p w14:paraId="3F0D8D29" w14:textId="77777777" w:rsidR="0081604D" w:rsidRDefault="006C7C9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Coding</w:t>
            </w:r>
          </w:p>
        </w:tc>
        <w:tc>
          <w:tcPr>
            <w:tcW w:w="1560" w:type="dxa"/>
            <w:shd w:val="clear" w:color="auto" w:fill="EAD1DC"/>
            <w:tcMar>
              <w:top w:w="100" w:type="dxa"/>
              <w:left w:w="100" w:type="dxa"/>
              <w:bottom w:w="100" w:type="dxa"/>
              <w:right w:w="100" w:type="dxa"/>
            </w:tcMar>
          </w:tcPr>
          <w:p w14:paraId="05ED2647" w14:textId="77777777" w:rsidR="0081604D" w:rsidRDefault="006C7C9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c>
          <w:tcPr>
            <w:tcW w:w="1560" w:type="dxa"/>
            <w:shd w:val="clear" w:color="auto" w:fill="EAD1DC"/>
            <w:tcMar>
              <w:top w:w="100" w:type="dxa"/>
              <w:left w:w="100" w:type="dxa"/>
              <w:bottom w:w="100" w:type="dxa"/>
              <w:right w:w="100" w:type="dxa"/>
            </w:tcMar>
          </w:tcPr>
          <w:p w14:paraId="75E23719" w14:textId="77777777" w:rsidR="0081604D" w:rsidRDefault="006C7C99">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Writing</w:t>
            </w:r>
          </w:p>
        </w:tc>
      </w:tr>
      <w:tr w:rsidR="0081604D" w14:paraId="77E29DFC" w14:textId="77777777">
        <w:tc>
          <w:tcPr>
            <w:tcW w:w="1560" w:type="dxa"/>
            <w:shd w:val="clear" w:color="auto" w:fill="auto"/>
            <w:tcMar>
              <w:top w:w="100" w:type="dxa"/>
              <w:left w:w="100" w:type="dxa"/>
              <w:bottom w:w="100" w:type="dxa"/>
              <w:right w:w="100" w:type="dxa"/>
            </w:tcMar>
          </w:tcPr>
          <w:p w14:paraId="06D93308"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Brian</w:t>
            </w:r>
          </w:p>
        </w:tc>
        <w:tc>
          <w:tcPr>
            <w:tcW w:w="1560" w:type="dxa"/>
            <w:shd w:val="clear" w:color="auto" w:fill="auto"/>
            <w:tcMar>
              <w:top w:w="100" w:type="dxa"/>
              <w:left w:w="100" w:type="dxa"/>
              <w:bottom w:w="100" w:type="dxa"/>
              <w:right w:w="100" w:type="dxa"/>
            </w:tcMar>
          </w:tcPr>
          <w:p w14:paraId="55876E35"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tcPr>
          <w:p w14:paraId="479BCFD8"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tcPr>
          <w:p w14:paraId="3F8171E7"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1560" w:type="dxa"/>
            <w:shd w:val="clear" w:color="auto" w:fill="auto"/>
            <w:tcMar>
              <w:top w:w="100" w:type="dxa"/>
              <w:left w:w="100" w:type="dxa"/>
              <w:bottom w:w="100" w:type="dxa"/>
              <w:right w:w="100" w:type="dxa"/>
            </w:tcMar>
          </w:tcPr>
          <w:p w14:paraId="63FB7BFD"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tcPr>
          <w:p w14:paraId="41D08748"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81604D" w14:paraId="338926B0" w14:textId="77777777">
        <w:tc>
          <w:tcPr>
            <w:tcW w:w="1560" w:type="dxa"/>
            <w:shd w:val="clear" w:color="auto" w:fill="auto"/>
            <w:tcMar>
              <w:top w:w="100" w:type="dxa"/>
              <w:left w:w="100" w:type="dxa"/>
              <w:bottom w:w="100" w:type="dxa"/>
              <w:right w:w="100" w:type="dxa"/>
            </w:tcMar>
          </w:tcPr>
          <w:p w14:paraId="4BD3BBAA"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Chris</w:t>
            </w:r>
          </w:p>
        </w:tc>
        <w:tc>
          <w:tcPr>
            <w:tcW w:w="1560" w:type="dxa"/>
            <w:shd w:val="clear" w:color="auto" w:fill="auto"/>
            <w:tcMar>
              <w:top w:w="100" w:type="dxa"/>
              <w:left w:w="100" w:type="dxa"/>
              <w:bottom w:w="100" w:type="dxa"/>
              <w:right w:w="100" w:type="dxa"/>
            </w:tcMar>
          </w:tcPr>
          <w:p w14:paraId="14D350FC"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tcPr>
          <w:p w14:paraId="09D6A06D"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tcPr>
          <w:p w14:paraId="09D53704"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1560" w:type="dxa"/>
            <w:shd w:val="clear" w:color="auto" w:fill="auto"/>
            <w:tcMar>
              <w:top w:w="100" w:type="dxa"/>
              <w:left w:w="100" w:type="dxa"/>
              <w:bottom w:w="100" w:type="dxa"/>
              <w:right w:w="100" w:type="dxa"/>
            </w:tcMar>
          </w:tcPr>
          <w:p w14:paraId="53AC3785"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p>
        </w:tc>
        <w:tc>
          <w:tcPr>
            <w:tcW w:w="1560" w:type="dxa"/>
            <w:shd w:val="clear" w:color="auto" w:fill="auto"/>
            <w:tcMar>
              <w:top w:w="100" w:type="dxa"/>
              <w:left w:w="100" w:type="dxa"/>
              <w:bottom w:w="100" w:type="dxa"/>
              <w:right w:w="100" w:type="dxa"/>
            </w:tcMar>
          </w:tcPr>
          <w:p w14:paraId="10DAC375" w14:textId="77777777" w:rsidR="0081604D" w:rsidRDefault="006C7C9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r>
    </w:tbl>
    <w:p w14:paraId="2F9DF6D8" w14:textId="77777777" w:rsidR="0081604D" w:rsidRDefault="0081604D">
      <w:pPr>
        <w:spacing w:line="480" w:lineRule="auto"/>
        <w:rPr>
          <w:rFonts w:ascii="Times New Roman" w:eastAsia="Times New Roman" w:hAnsi="Times New Roman" w:cs="Times New Roman"/>
          <w:sz w:val="24"/>
          <w:szCs w:val="24"/>
        </w:rPr>
      </w:pPr>
    </w:p>
    <w:p w14:paraId="5A138C31" w14:textId="48E70088" w:rsidR="0081604D" w:rsidRDefault="0081604D"/>
    <w:p w14:paraId="3AF617D5" w14:textId="77777777" w:rsidR="0081604D" w:rsidRDefault="0081604D"/>
    <w:sectPr w:rsidR="0081604D" w:rsidSect="00A1756A">
      <w:pgSz w:w="12240" w:h="15840"/>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C9178F"/>
    <w:multiLevelType w:val="multilevel"/>
    <w:tmpl w:val="F8AA3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F46B42"/>
    <w:multiLevelType w:val="multilevel"/>
    <w:tmpl w:val="227EC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E64194"/>
    <w:multiLevelType w:val="multilevel"/>
    <w:tmpl w:val="3EB63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A8463E"/>
    <w:multiLevelType w:val="multilevel"/>
    <w:tmpl w:val="1A720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6F2197"/>
    <w:multiLevelType w:val="hybridMultilevel"/>
    <w:tmpl w:val="CB8C4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rry Pearlstein">
    <w15:presenceInfo w15:providerId="AD" w15:userId="S-1-5-21-3655198674-3653912815-1097312924-1558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04D"/>
    <w:rsid w:val="000220FF"/>
    <w:rsid w:val="00036274"/>
    <w:rsid w:val="00132A86"/>
    <w:rsid w:val="001A30D7"/>
    <w:rsid w:val="003D0D31"/>
    <w:rsid w:val="00453163"/>
    <w:rsid w:val="006C7C99"/>
    <w:rsid w:val="0081604D"/>
    <w:rsid w:val="009F3044"/>
    <w:rsid w:val="00A1756A"/>
    <w:rsid w:val="00A5567E"/>
    <w:rsid w:val="00DC19FD"/>
    <w:rsid w:val="00F91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B245"/>
  <w15:docId w15:val="{B61DF604-1E89-43DA-91DC-0C62B8884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1756A"/>
    <w:rPr>
      <w:color w:val="0000FF" w:themeColor="hyperlink"/>
      <w:u w:val="single"/>
    </w:rPr>
  </w:style>
  <w:style w:type="character" w:customStyle="1" w:styleId="UnresolvedMention">
    <w:name w:val="Unresolved Mention"/>
    <w:basedOn w:val="DefaultParagraphFont"/>
    <w:uiPriority w:val="99"/>
    <w:semiHidden/>
    <w:unhideWhenUsed/>
    <w:rsid w:val="00A1756A"/>
    <w:rPr>
      <w:color w:val="605E5C"/>
      <w:shd w:val="clear" w:color="auto" w:fill="E1DFDD"/>
    </w:rPr>
  </w:style>
  <w:style w:type="paragraph" w:styleId="ListParagraph">
    <w:name w:val="List Paragraph"/>
    <w:basedOn w:val="Normal"/>
    <w:uiPriority w:val="34"/>
    <w:qFormat/>
    <w:rsid w:val="006C7C99"/>
    <w:pPr>
      <w:ind w:left="720"/>
      <w:contextualSpacing/>
    </w:pPr>
  </w:style>
  <w:style w:type="character" w:styleId="PlaceholderText">
    <w:name w:val="Placeholder Text"/>
    <w:basedOn w:val="DefaultParagraphFont"/>
    <w:uiPriority w:val="99"/>
    <w:semiHidden/>
    <w:rsid w:val="001A30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0383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A65E1-D3BB-4309-ADB2-B780F7511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16</Pages>
  <Words>1367</Words>
  <Characters>7798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Larry Pearlstein</cp:lastModifiedBy>
  <cp:revision>8</cp:revision>
  <dcterms:created xsi:type="dcterms:W3CDTF">2020-10-06T13:34:00Z</dcterms:created>
  <dcterms:modified xsi:type="dcterms:W3CDTF">2020-11-22T17:35:00Z</dcterms:modified>
</cp:coreProperties>
</file>